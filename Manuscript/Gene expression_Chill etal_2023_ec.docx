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CBE4B" w14:textId="718BEB00" w:rsidR="008564F3" w:rsidRPr="00557827" w:rsidRDefault="00F42852">
      <w:pPr>
        <w:spacing w:line="240" w:lineRule="auto"/>
      </w:pPr>
      <w:r w:rsidRPr="00557827">
        <w:rPr>
          <w:b/>
        </w:rPr>
        <w:t>Target journal:</w:t>
      </w:r>
      <w:r w:rsidRPr="00557827">
        <w:t xml:space="preserve"> </w:t>
      </w:r>
      <w:r w:rsidRPr="00557827">
        <w:rPr>
          <w:i/>
        </w:rPr>
        <w:t xml:space="preserve">Current Biology Reports </w:t>
      </w:r>
      <w:r w:rsidRPr="00557827">
        <w:t>(</w:t>
      </w:r>
      <w:hyperlink r:id="rId7" w:anchor="format">
        <w:r w:rsidRPr="00557827">
          <w:rPr>
            <w:color w:val="1155CC"/>
            <w:u w:val="single"/>
          </w:rPr>
          <w:t>link to author information</w:t>
        </w:r>
      </w:hyperlink>
      <w:r w:rsidRPr="00557827">
        <w:t>)</w:t>
      </w:r>
    </w:p>
    <w:p w14:paraId="76DD19C9" w14:textId="77777777" w:rsidR="008564F3" w:rsidRPr="00557827" w:rsidRDefault="008564F3">
      <w:pPr>
        <w:spacing w:line="240" w:lineRule="auto"/>
        <w:rPr>
          <w:b/>
        </w:rPr>
      </w:pPr>
    </w:p>
    <w:p w14:paraId="1B332C5B" w14:textId="70C30E06" w:rsidR="008564F3" w:rsidRPr="00557827" w:rsidRDefault="00F42852">
      <w:pPr>
        <w:spacing w:line="240" w:lineRule="auto"/>
        <w:rPr>
          <w:i/>
        </w:rPr>
      </w:pPr>
      <w:r w:rsidRPr="00557827">
        <w:rPr>
          <w:b/>
        </w:rPr>
        <w:t xml:space="preserve">Title: </w:t>
      </w:r>
      <w:r w:rsidRPr="00557827">
        <w:t>Genotype</w:t>
      </w:r>
      <w:r w:rsidR="00466CC7">
        <w:t xml:space="preserve"> dominates </w:t>
      </w:r>
      <w:r w:rsidRPr="00557827">
        <w:t xml:space="preserve">transcriptomic </w:t>
      </w:r>
      <w:r w:rsidR="006B2327">
        <w:t xml:space="preserve">response to thermal stress in the coral </w:t>
      </w:r>
      <w:r w:rsidR="006B2327" w:rsidRPr="00B64A3E">
        <w:rPr>
          <w:i/>
        </w:rPr>
        <w:t>Pocillopora acuta</w:t>
      </w:r>
    </w:p>
    <w:p w14:paraId="15396E1C" w14:textId="77777777" w:rsidR="008564F3" w:rsidRPr="00557827" w:rsidRDefault="008564F3">
      <w:pPr>
        <w:pStyle w:val="Heading1"/>
        <w:spacing w:line="240" w:lineRule="auto"/>
      </w:pPr>
      <w:bookmarkStart w:id="0" w:name="_xjhs5uv13ojf" w:colFirst="0" w:colLast="0"/>
      <w:bookmarkEnd w:id="0"/>
    </w:p>
    <w:p w14:paraId="1834B735" w14:textId="2D477F40" w:rsidR="008564F3" w:rsidRPr="00557827" w:rsidRDefault="00F42852">
      <w:pPr>
        <w:spacing w:line="240" w:lineRule="auto"/>
        <w:rPr>
          <w:b/>
        </w:rPr>
      </w:pPr>
      <w:r w:rsidRPr="00557827">
        <w:rPr>
          <w:b/>
        </w:rPr>
        <w:t xml:space="preserve">Author/Affiliations: </w:t>
      </w:r>
      <w:r w:rsidRPr="00557827">
        <w:t>Erin E. Chille</w:t>
      </w:r>
      <w:r w:rsidRPr="00557827">
        <w:rPr>
          <w:vertAlign w:val="superscript"/>
        </w:rPr>
        <w:t>1</w:t>
      </w:r>
      <w:r w:rsidRPr="00557827">
        <w:t>, Deeksha Misri</w:t>
      </w:r>
      <w:r w:rsidRPr="00557827">
        <w:rPr>
          <w:vertAlign w:val="superscript"/>
        </w:rPr>
        <w:t>2</w:t>
      </w:r>
      <w:r w:rsidRPr="00557827">
        <w:t>, Timothy G. Stephens</w:t>
      </w:r>
      <w:r w:rsidRPr="00557827">
        <w:rPr>
          <w:vertAlign w:val="superscript"/>
        </w:rPr>
        <w:t>1</w:t>
      </w:r>
      <w:r w:rsidRPr="00557827">
        <w:t>, Emma L. Strand</w:t>
      </w:r>
      <w:r w:rsidRPr="00557827">
        <w:rPr>
          <w:vertAlign w:val="superscript"/>
        </w:rPr>
        <w:t>3</w:t>
      </w:r>
      <w:r w:rsidRPr="00557827">
        <w:t>, Hollie M. Putnam</w:t>
      </w:r>
      <w:r w:rsidRPr="00557827">
        <w:rPr>
          <w:vertAlign w:val="superscript"/>
        </w:rPr>
        <w:t>3</w:t>
      </w:r>
      <w:r w:rsidR="006B2327">
        <w:t xml:space="preserve">, and </w:t>
      </w:r>
      <w:r w:rsidR="006B2327" w:rsidRPr="00557827">
        <w:t>Debashish Bhattacharya</w:t>
      </w:r>
      <w:r w:rsidR="006B2327" w:rsidRPr="00557827">
        <w:rPr>
          <w:vertAlign w:val="superscript"/>
        </w:rPr>
        <w:t>1,*</w:t>
      </w:r>
    </w:p>
    <w:p w14:paraId="5CB18CF8" w14:textId="77777777" w:rsidR="006B2327" w:rsidRDefault="006B2327">
      <w:pPr>
        <w:spacing w:line="240" w:lineRule="auto"/>
        <w:rPr>
          <w:b/>
        </w:rPr>
      </w:pPr>
    </w:p>
    <w:p w14:paraId="39652AE5" w14:textId="6629626B" w:rsidR="008564F3" w:rsidRPr="00557827" w:rsidRDefault="00F42852">
      <w:pPr>
        <w:spacing w:line="240" w:lineRule="auto"/>
        <w:rPr>
          <w:b/>
        </w:rPr>
      </w:pPr>
      <w:r w:rsidRPr="00557827">
        <w:rPr>
          <w:b/>
        </w:rPr>
        <w:t>Author list footnotes:</w:t>
      </w:r>
    </w:p>
    <w:p w14:paraId="792B6755" w14:textId="77777777" w:rsidR="008564F3" w:rsidRPr="00557827" w:rsidRDefault="00F42852">
      <w:pPr>
        <w:spacing w:line="240" w:lineRule="auto"/>
      </w:pPr>
      <w:r w:rsidRPr="00557827">
        <w:rPr>
          <w:vertAlign w:val="superscript"/>
        </w:rPr>
        <w:t>1</w:t>
      </w:r>
      <w:r w:rsidRPr="00557827">
        <w:t>Department of Biochemistry and Microbiology, Rutgers University; New Brunswick, NJ 08901, USA.</w:t>
      </w:r>
    </w:p>
    <w:p w14:paraId="11282769" w14:textId="6BA4B1A4" w:rsidR="008564F3" w:rsidRPr="00557827" w:rsidRDefault="00F42852">
      <w:pPr>
        <w:spacing w:line="240" w:lineRule="auto"/>
      </w:pPr>
      <w:r w:rsidRPr="00557827">
        <w:rPr>
          <w:vertAlign w:val="superscript"/>
        </w:rPr>
        <w:t>2</w:t>
      </w:r>
      <w:r w:rsidRPr="00557827">
        <w:t>Department of Genetics, Rutgers University,</w:t>
      </w:r>
      <w:r w:rsidR="006B2327">
        <w:t xml:space="preserve"> </w:t>
      </w:r>
      <w:r w:rsidRPr="00557827">
        <w:t>New Brunswick, NJ 08901, USA.</w:t>
      </w:r>
    </w:p>
    <w:p w14:paraId="4C7CA09D" w14:textId="77777777" w:rsidR="008564F3" w:rsidRPr="00557827" w:rsidRDefault="00F42852">
      <w:pPr>
        <w:spacing w:line="240" w:lineRule="auto"/>
      </w:pPr>
      <w:r w:rsidRPr="00557827">
        <w:rPr>
          <w:vertAlign w:val="superscript"/>
        </w:rPr>
        <w:t>3</w:t>
      </w:r>
      <w:r w:rsidRPr="00557827">
        <w:t>Department of Biological Sciences, University of Rhode Island; Kingston, RI 02881, USA.</w:t>
      </w:r>
    </w:p>
    <w:p w14:paraId="642A8D16" w14:textId="02B68989" w:rsidR="008564F3" w:rsidRDefault="008564F3">
      <w:pPr>
        <w:spacing w:line="240" w:lineRule="auto"/>
      </w:pPr>
    </w:p>
    <w:p w14:paraId="2FC70425" w14:textId="25FD2141" w:rsidR="00114918" w:rsidRDefault="00114918">
      <w:pPr>
        <w:spacing w:line="240" w:lineRule="auto"/>
      </w:pPr>
      <w:r w:rsidRPr="00114918">
        <w:rPr>
          <w:b/>
          <w:bCs/>
        </w:rPr>
        <w:t>Lead contact</w:t>
      </w:r>
      <w:r>
        <w:rPr>
          <w:b/>
          <w:bCs/>
        </w:rPr>
        <w:t xml:space="preserve"> info</w:t>
      </w:r>
      <w:r w:rsidRPr="00114918">
        <w:rPr>
          <w:b/>
          <w:bCs/>
        </w:rPr>
        <w:t>:</w:t>
      </w:r>
      <w:r w:rsidRPr="00114918">
        <w:t xml:space="preserve"> Debashish Bhattacharya, Department of Biochemistry and Microbiology, Rutgers University, New Brunswick, NJ 08901, USA</w:t>
      </w:r>
      <w:r>
        <w:t>, Tel: 848-932-6218..</w:t>
      </w:r>
    </w:p>
    <w:p w14:paraId="5961A241" w14:textId="77777777" w:rsidR="00114918" w:rsidRPr="00557827" w:rsidRDefault="00114918">
      <w:pPr>
        <w:spacing w:line="240" w:lineRule="auto"/>
      </w:pPr>
    </w:p>
    <w:p w14:paraId="1A4E88EE" w14:textId="72FB8F6F" w:rsidR="008564F3" w:rsidRPr="00557827" w:rsidRDefault="00F42852">
      <w:pPr>
        <w:spacing w:line="240" w:lineRule="auto"/>
      </w:pPr>
      <w:r w:rsidRPr="00557827">
        <w:t>*Correspond</w:t>
      </w:r>
      <w:r w:rsidR="006B2327">
        <w:t>e</w:t>
      </w:r>
      <w:r w:rsidRPr="00557827">
        <w:t xml:space="preserve">nce: </w:t>
      </w:r>
      <w:hyperlink r:id="rId8">
        <w:r w:rsidRPr="00557827">
          <w:rPr>
            <w:color w:val="1155CC"/>
            <w:u w:val="single"/>
          </w:rPr>
          <w:t>dbhattac@rutgers.edu</w:t>
        </w:r>
      </w:hyperlink>
    </w:p>
    <w:p w14:paraId="51E7D106" w14:textId="77777777" w:rsidR="008564F3" w:rsidRPr="00557827" w:rsidRDefault="008564F3">
      <w:pPr>
        <w:spacing w:line="240" w:lineRule="auto"/>
      </w:pPr>
    </w:p>
    <w:p w14:paraId="454AC6B8" w14:textId="77777777" w:rsidR="008564F3" w:rsidRPr="00557827" w:rsidRDefault="00F42852">
      <w:pPr>
        <w:spacing w:line="240" w:lineRule="auto"/>
        <w:rPr>
          <w:b/>
        </w:rPr>
      </w:pPr>
      <w:r w:rsidRPr="00557827">
        <w:rPr>
          <w:b/>
        </w:rPr>
        <w:t xml:space="preserve">Summary: </w:t>
      </w:r>
    </w:p>
    <w:p w14:paraId="3417E51E" w14:textId="7F8E6036" w:rsidR="00A0440C" w:rsidRPr="00A42ABD" w:rsidRDefault="00A0440C" w:rsidP="00865DC5">
      <w:pPr>
        <w:spacing w:line="240" w:lineRule="auto"/>
        <w:rPr>
          <w:rFonts w:eastAsia="Arial"/>
          <w:rPrChange w:id="1" w:author="Erin Chille" w:date="2023-02-14T11:42:00Z">
            <w:rPr>
              <w:rFonts w:eastAsia="Arial"/>
              <w:highlight w:val="white"/>
            </w:rPr>
          </w:rPrChange>
        </w:rPr>
      </w:pPr>
      <w:r w:rsidRPr="004C7307">
        <w:rPr>
          <w:rFonts w:eastAsia="Arial"/>
          <w:highlight w:val="white"/>
        </w:rPr>
        <w:t xml:space="preserve">Understanding </w:t>
      </w:r>
      <w:r w:rsidR="00331E8F" w:rsidRPr="004C7307">
        <w:rPr>
          <w:rFonts w:eastAsia="Arial"/>
          <w:highlight w:val="white"/>
        </w:rPr>
        <w:t xml:space="preserve">how </w:t>
      </w:r>
      <w:r w:rsidRPr="004C7307">
        <w:rPr>
          <w:rFonts w:eastAsia="Arial"/>
          <w:highlight w:val="white"/>
        </w:rPr>
        <w:t>stony corals</w:t>
      </w:r>
      <w:r w:rsidR="00331E8F" w:rsidRPr="004C7307">
        <w:rPr>
          <w:rFonts w:eastAsia="Arial"/>
          <w:highlight w:val="white"/>
        </w:rPr>
        <w:t xml:space="preserve"> respond</w:t>
      </w:r>
      <w:r w:rsidR="0086773F" w:rsidRPr="004C7307">
        <w:rPr>
          <w:rFonts w:eastAsia="Arial"/>
          <w:highlight w:val="white"/>
        </w:rPr>
        <w:t xml:space="preserve"> to environmental change</w:t>
      </w:r>
      <w:r w:rsidR="006070D7" w:rsidRPr="004C7307">
        <w:rPr>
          <w:rFonts w:eastAsia="Arial"/>
          <w:highlight w:val="white"/>
        </w:rPr>
        <w:fldChar w:fldCharType="begin" w:fldLock="1"/>
      </w:r>
      <w:r w:rsidR="006070D7" w:rsidRPr="004C7307">
        <w:rPr>
          <w:rFonts w:eastAsia="Arial"/>
          <w:highlight w:val="white"/>
        </w:rPr>
        <w:instrText>ADDIN paperpile_citation &lt;clusterId&gt;Q127E474A855X558&lt;/clusterId&gt;&lt;metadata&gt;&lt;citation&gt;&lt;id&gt;7277ae93-661b-4fd9-b685-f77c381224ea&lt;/id&gt;&lt;/citation&gt;&lt;/metadata&gt;&lt;data&gt;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&lt;/data&gt; \* MERGEFORMAT</w:instrText>
      </w:r>
      <w:r w:rsidR="006070D7" w:rsidRPr="004C7307">
        <w:rPr>
          <w:rFonts w:eastAsia="Arial"/>
          <w:highlight w:val="white"/>
        </w:rPr>
        <w:fldChar w:fldCharType="separate"/>
      </w:r>
      <w:r w:rsidR="006070D7" w:rsidRPr="002E0032">
        <w:rPr>
          <w:rFonts w:eastAsia="Arial"/>
          <w:noProof/>
          <w:highlight w:val="white"/>
          <w:vertAlign w:val="superscript"/>
        </w:rPr>
        <w:t>1</w:t>
      </w:r>
      <w:r w:rsidR="006070D7" w:rsidRPr="004C7307">
        <w:rPr>
          <w:rFonts w:eastAsia="Arial"/>
          <w:highlight w:val="white"/>
        </w:rPr>
        <w:fldChar w:fldCharType="end"/>
      </w:r>
      <w:commentRangeStart w:id="2"/>
      <w:commentRangeEnd w:id="2"/>
      <w:r w:rsidR="00AC0F94" w:rsidRPr="004C7307">
        <w:rPr>
          <w:rStyle w:val="CommentReference"/>
          <w:sz w:val="24"/>
          <w:szCs w:val="24"/>
        </w:rPr>
        <w:commentReference w:id="2"/>
      </w:r>
      <w:r w:rsidRPr="004C7307">
        <w:rPr>
          <w:rFonts w:eastAsia="Arial"/>
          <w:highlight w:val="white"/>
        </w:rPr>
        <w:t xml:space="preserve"> </w:t>
      </w:r>
      <w:r w:rsidR="0086773F" w:rsidRPr="004C7307">
        <w:rPr>
          <w:rFonts w:eastAsia="Arial"/>
          <w:highlight w:val="white"/>
        </w:rPr>
        <w:t>can guide</w:t>
      </w:r>
      <w:r w:rsidRPr="004C7307">
        <w:rPr>
          <w:rFonts w:eastAsia="Arial"/>
          <w:highlight w:val="white"/>
        </w:rPr>
        <w:t xml:space="preserve"> conservation </w:t>
      </w:r>
      <w:r w:rsidR="00E57615" w:rsidRPr="004C7307">
        <w:rPr>
          <w:rFonts w:eastAsia="Arial"/>
          <w:highlight w:val="white"/>
        </w:rPr>
        <w:t>strategies</w:t>
      </w:r>
      <w:r w:rsidR="00A772EF" w:rsidRPr="004C7307">
        <w:rPr>
          <w:rFonts w:eastAsia="Arial"/>
          <w:highlight w:val="white"/>
        </w:rPr>
        <w:t xml:space="preserve"> and </w:t>
      </w:r>
      <w:r w:rsidR="00086BC9" w:rsidRPr="004C7307">
        <w:rPr>
          <w:rFonts w:eastAsia="Arial"/>
          <w:highlight w:val="white"/>
        </w:rPr>
        <w:t xml:space="preserve">aid </w:t>
      </w:r>
      <w:r w:rsidR="00B64A3E" w:rsidRPr="004C7307">
        <w:rPr>
          <w:rFonts w:eastAsia="Arial"/>
          <w:highlight w:val="white"/>
        </w:rPr>
        <w:t>assess</w:t>
      </w:r>
      <w:r w:rsidR="00A772EF" w:rsidRPr="004C7307">
        <w:rPr>
          <w:rFonts w:eastAsia="Arial"/>
          <w:highlight w:val="white"/>
        </w:rPr>
        <w:t xml:space="preserve">ment of </w:t>
      </w:r>
      <w:r w:rsidR="00B64A3E" w:rsidRPr="004C7307">
        <w:rPr>
          <w:rFonts w:eastAsia="Arial"/>
          <w:highlight w:val="white"/>
        </w:rPr>
        <w:t>reef health</w:t>
      </w:r>
      <w:r w:rsidR="00CF1A81" w:rsidRPr="004C7307">
        <w:rPr>
          <w:rFonts w:eastAsia="Arial"/>
          <w:highlight w:val="white"/>
          <w:vertAlign w:val="superscript"/>
        </w:rPr>
        <w:fldChar w:fldCharType="begin" w:fldLock="1"/>
      </w:r>
      <w:r w:rsidR="00881C9D" w:rsidRPr="004C7307">
        <w:rPr>
          <w:rFonts w:eastAsia="Arial"/>
          <w:highlight w:val="white"/>
          <w:vertAlign w:val="superscript"/>
        </w:rPr>
        <w:instrText>ADDIN paperpile_citation &lt;clusterId&gt;L234Y512U972S696&lt;/clusterId&gt;&lt;metadata&gt;&lt;citation&gt;&lt;id&gt;828e11ee-ca19-4f68-8b57-816bfe85de06&lt;/id&gt;&lt;/citation&gt;&lt;/metadata&gt;&lt;data&gt;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&lt;/data&gt; \* MERGEFORMAT</w:instrText>
      </w:r>
      <w:r w:rsidR="00CF1A81" w:rsidRPr="004C7307">
        <w:rPr>
          <w:rFonts w:eastAsia="Arial"/>
          <w:highlight w:val="white"/>
          <w:vertAlign w:val="superscript"/>
        </w:rPr>
        <w:fldChar w:fldCharType="separate"/>
      </w:r>
      <w:r w:rsidR="00881C9D" w:rsidRPr="002E0032">
        <w:rPr>
          <w:rFonts w:eastAsia="Arial"/>
          <w:noProof/>
          <w:highlight w:val="white"/>
          <w:vertAlign w:val="superscript"/>
        </w:rPr>
        <w:t>2</w:t>
      </w:r>
      <w:r w:rsidR="00CF1A81" w:rsidRPr="004C7307">
        <w:rPr>
          <w:rFonts w:eastAsia="Arial"/>
          <w:highlight w:val="white"/>
          <w:vertAlign w:val="superscript"/>
        </w:rPr>
        <w:fldChar w:fldCharType="end"/>
      </w:r>
      <w:r w:rsidRPr="004C7307">
        <w:rPr>
          <w:rFonts w:eastAsia="Arial"/>
          <w:highlight w:val="white"/>
        </w:rPr>
        <w:t xml:space="preserve"> </w:t>
      </w:r>
      <w:r w:rsidR="00A772EF" w:rsidRPr="004C7307">
        <w:rPr>
          <w:rFonts w:eastAsia="Arial"/>
          <w:highlight w:val="white"/>
        </w:rPr>
        <w:t xml:space="preserve">Therefore, </w:t>
      </w:r>
      <w:r w:rsidR="00E57615" w:rsidRPr="004C7307">
        <w:rPr>
          <w:rFonts w:eastAsia="Arial"/>
          <w:highlight w:val="white"/>
        </w:rPr>
        <w:t xml:space="preserve">it is critical to </w:t>
      </w:r>
      <w:r w:rsidR="00A772EF" w:rsidRPr="004C7307">
        <w:rPr>
          <w:rFonts w:eastAsia="Arial"/>
          <w:highlight w:val="white"/>
        </w:rPr>
        <w:t xml:space="preserve">clarify the </w:t>
      </w:r>
      <w:r w:rsidR="00E57615" w:rsidRPr="004C7307">
        <w:rPr>
          <w:rFonts w:eastAsia="Arial"/>
          <w:highlight w:val="white"/>
        </w:rPr>
        <w:t>link between genotype and stress marker</w:t>
      </w:r>
      <w:r w:rsidR="000E0340" w:rsidRPr="004C7307">
        <w:rPr>
          <w:rFonts w:eastAsia="Arial"/>
          <w:highlight w:val="white"/>
        </w:rPr>
        <w:t>s</w:t>
      </w:r>
      <w:r w:rsidR="00E57615" w:rsidRPr="004C7307">
        <w:rPr>
          <w:rFonts w:eastAsia="Arial"/>
          <w:highlight w:val="white"/>
        </w:rPr>
        <w:t>, such as transcriptome data</w:t>
      </w:r>
      <w:r w:rsidR="00331E8F" w:rsidRPr="004C7307">
        <w:rPr>
          <w:rFonts w:eastAsia="Arial"/>
          <w:highlight w:val="white"/>
        </w:rPr>
        <w:t>,</w:t>
      </w:r>
      <w:r w:rsidR="00D86B8D" w:rsidRPr="004C7307">
        <w:rPr>
          <w:rFonts w:eastAsia="Arial"/>
          <w:highlight w:val="white"/>
        </w:rPr>
        <w:t xml:space="preserve"> which are widely used in coral research</w:t>
      </w:r>
      <w:r w:rsidR="00547A2F" w:rsidRPr="004C7307">
        <w:rPr>
          <w:rFonts w:eastAsia="Arial"/>
          <w:highlight w:val="white"/>
        </w:rPr>
        <w:fldChar w:fldCharType="begin" w:fldLock="1"/>
      </w:r>
      <w:r w:rsidR="0086439B" w:rsidRPr="004C7307">
        <w:rPr>
          <w:rFonts w:eastAsia="Arial"/>
          <w:highlight w:val="white"/>
        </w:rPr>
        <w:instrText>ADDIN paperpile_citation &lt;clusterId&gt;F416S763H154F767&lt;/clusterId&gt;&lt;metadata&gt;&lt;citation&gt;&lt;id&gt;f8dc9648-9050-4f1d-a01f-208fcde74ed2&lt;/id&gt;&lt;/citation&gt;&lt;citation&gt;&lt;id&gt;D410782A9E8B11EDA12B0DBDD2A92DCC&lt;/id&gt;&lt;/citation&gt;&lt;/metadata&gt;&lt;data&gt;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&lt;/data&gt; \* MERGEFORMAT</w:instrText>
      </w:r>
      <w:r w:rsidR="00547A2F" w:rsidRPr="004C7307">
        <w:rPr>
          <w:rFonts w:eastAsia="Arial"/>
          <w:highlight w:val="white"/>
        </w:rPr>
        <w:fldChar w:fldCharType="separate"/>
      </w:r>
      <w:r w:rsidR="0086439B" w:rsidRPr="002E0032">
        <w:rPr>
          <w:rFonts w:eastAsia="Arial"/>
          <w:noProof/>
          <w:highlight w:val="white"/>
          <w:vertAlign w:val="superscript"/>
        </w:rPr>
        <w:t>3,4</w:t>
      </w:r>
      <w:r w:rsidR="00547A2F" w:rsidRPr="004C7307">
        <w:rPr>
          <w:rFonts w:eastAsia="Arial"/>
          <w:highlight w:val="white"/>
        </w:rPr>
        <w:fldChar w:fldCharType="end"/>
      </w:r>
      <w:commentRangeStart w:id="3"/>
      <w:commentRangeEnd w:id="3"/>
      <w:r w:rsidR="00A00BCE" w:rsidRPr="004C7307">
        <w:rPr>
          <w:rStyle w:val="CommentReference"/>
          <w:sz w:val="24"/>
          <w:szCs w:val="24"/>
        </w:rPr>
        <w:commentReference w:id="3"/>
      </w:r>
      <w:r w:rsidR="00E57615" w:rsidRPr="004C7307">
        <w:rPr>
          <w:rFonts w:eastAsia="Arial"/>
          <w:highlight w:val="white"/>
        </w:rPr>
        <w:t xml:space="preserve">. </w:t>
      </w:r>
      <w:r w:rsidR="00A772EF" w:rsidRPr="004C7307">
        <w:rPr>
          <w:rFonts w:eastAsia="Arial"/>
          <w:highlight w:val="white"/>
        </w:rPr>
        <w:t xml:space="preserve">To address this issue, we </w:t>
      </w:r>
      <w:r w:rsidR="001F2F3F" w:rsidRPr="004C7307">
        <w:rPr>
          <w:rFonts w:eastAsia="Arial"/>
          <w:highlight w:val="white"/>
        </w:rPr>
        <w:t xml:space="preserve">generated RNA-seq data from 85 </w:t>
      </w:r>
      <w:r w:rsidR="00086BC9" w:rsidRPr="004C7307">
        <w:rPr>
          <w:rFonts w:eastAsia="Arial"/>
          <w:highlight w:val="white"/>
        </w:rPr>
        <w:t xml:space="preserve">randomly sampled </w:t>
      </w:r>
      <w:r w:rsidR="001F2F3F" w:rsidRPr="004C7307">
        <w:rPr>
          <w:rFonts w:eastAsia="Arial"/>
          <w:highlight w:val="white"/>
        </w:rPr>
        <w:t xml:space="preserve">triploid and diploid </w:t>
      </w:r>
      <w:r w:rsidR="001F2F3F" w:rsidRPr="004C7307">
        <w:rPr>
          <w:rFonts w:eastAsia="Arial"/>
          <w:i/>
          <w:highlight w:val="white"/>
        </w:rPr>
        <w:t>Pocillopora acuta</w:t>
      </w:r>
      <w:r w:rsidR="001F2F3F" w:rsidRPr="004C7307">
        <w:rPr>
          <w:rFonts w:eastAsia="Arial"/>
          <w:highlight w:val="white"/>
        </w:rPr>
        <w:t xml:space="preserve"> corals from </w:t>
      </w:r>
      <w:r w:rsidR="001F2F3F" w:rsidRPr="004C7307">
        <w:rPr>
          <w:rFonts w:eastAsia="Arial"/>
        </w:rPr>
        <w:t xml:space="preserve">Kāneʻohe Bay, Hawaiʻi </w:t>
      </w:r>
      <w:r w:rsidR="00086BC9" w:rsidRPr="004C7307">
        <w:rPr>
          <w:rFonts w:eastAsia="Arial"/>
        </w:rPr>
        <w:t xml:space="preserve">that were exposed to </w:t>
      </w:r>
      <w:r w:rsidR="00194643" w:rsidRPr="004C7307">
        <w:rPr>
          <w:rFonts w:eastAsia="Arial"/>
        </w:rPr>
        <w:t>abiotic stress</w:t>
      </w:r>
      <w:r w:rsidR="00086BC9" w:rsidRPr="004C7307">
        <w:rPr>
          <w:rFonts w:eastAsia="Arial"/>
        </w:rPr>
        <w:t>.</w:t>
      </w:r>
      <w:r w:rsidR="001F2F3F" w:rsidRPr="004C7307">
        <w:rPr>
          <w:rFonts w:eastAsia="Arial"/>
        </w:rPr>
        <w:t xml:space="preserve"> </w:t>
      </w:r>
      <w:r w:rsidR="0086773F" w:rsidRPr="004C7307">
        <w:rPr>
          <w:rFonts w:eastAsia="Arial"/>
        </w:rPr>
        <w:t>E</w:t>
      </w:r>
      <w:r w:rsidR="00D86B8D" w:rsidRPr="004C7307">
        <w:rPr>
          <w:rFonts w:eastAsia="Arial"/>
        </w:rPr>
        <w:t xml:space="preserve">xisting </w:t>
      </w:r>
      <w:r w:rsidR="00B64D11" w:rsidRPr="004C7307">
        <w:rPr>
          <w:rFonts w:eastAsia="Arial"/>
        </w:rPr>
        <w:t>single-nucleotide polymorphism</w:t>
      </w:r>
      <w:r w:rsidR="00086BC9" w:rsidRPr="004C7307">
        <w:rPr>
          <w:rFonts w:eastAsia="Arial"/>
        </w:rPr>
        <w:t xml:space="preserve"> data</w:t>
      </w:r>
      <w:r w:rsidR="00B64D11" w:rsidRPr="004C7307">
        <w:rPr>
          <w:rFonts w:eastAsia="Arial"/>
        </w:rPr>
        <w:t xml:space="preserve"> </w:t>
      </w:r>
      <w:r w:rsidR="00086BC9" w:rsidRPr="004C7307">
        <w:rPr>
          <w:rFonts w:eastAsia="Arial"/>
        </w:rPr>
        <w:t xml:space="preserve">from these corals </w:t>
      </w:r>
      <w:r w:rsidR="00B64D11" w:rsidRPr="004C7307">
        <w:rPr>
          <w:rFonts w:eastAsia="Arial"/>
        </w:rPr>
        <w:t>identif</w:t>
      </w:r>
      <w:r w:rsidR="00086BC9" w:rsidRPr="004C7307">
        <w:rPr>
          <w:rFonts w:eastAsia="Arial"/>
        </w:rPr>
        <w:t>ied</w:t>
      </w:r>
      <w:r w:rsidR="00B64D11" w:rsidRPr="004C7307">
        <w:rPr>
          <w:rFonts w:eastAsia="Arial"/>
        </w:rPr>
        <w:t xml:space="preserve"> </w:t>
      </w:r>
      <w:r w:rsidR="0086439B" w:rsidRPr="00A42ABD">
        <w:rPr>
          <w:rFonts w:eastAsia="Arial"/>
          <w:rPrChange w:id="4" w:author="Erin Chille" w:date="2023-02-14T11:42:00Z">
            <w:rPr>
              <w:rFonts w:eastAsia="Arial"/>
              <w:highlight w:val="cyan"/>
            </w:rPr>
          </w:rPrChange>
        </w:rPr>
        <w:t>three</w:t>
      </w:r>
      <w:r w:rsidR="00B64D11" w:rsidRPr="00A42ABD">
        <w:rPr>
          <w:rFonts w:eastAsia="Arial"/>
        </w:rPr>
        <w:t xml:space="preserve"> clades</w:t>
      </w:r>
      <w:r w:rsidR="00C62CA5" w:rsidRPr="00A42ABD">
        <w:rPr>
          <w:rFonts w:eastAsia="Arial"/>
        </w:rPr>
        <w:t xml:space="preserve"> </w:t>
      </w:r>
      <w:r w:rsidR="00312F38" w:rsidRPr="00A42ABD">
        <w:rPr>
          <w:rFonts w:eastAsia="Arial"/>
        </w:rPr>
        <w:t xml:space="preserve">distributed throughout </w:t>
      </w:r>
      <w:r w:rsidR="00C62CA5" w:rsidRPr="00A42ABD">
        <w:rPr>
          <w:rFonts w:eastAsia="Arial"/>
        </w:rPr>
        <w:t>the bay</w:t>
      </w:r>
      <w:r w:rsidR="000E0340" w:rsidRPr="00A42ABD">
        <w:rPr>
          <w:rFonts w:eastAsia="Arial"/>
        </w:rPr>
        <w:t xml:space="preserve"> that </w:t>
      </w:r>
      <w:r w:rsidR="00B64D11" w:rsidRPr="00A42ABD">
        <w:rPr>
          <w:rFonts w:eastAsia="Arial"/>
        </w:rPr>
        <w:t xml:space="preserve">comprise distinct clonal lineages </w:t>
      </w:r>
      <w:r w:rsidR="0086773F" w:rsidRPr="00A42ABD">
        <w:rPr>
          <w:rFonts w:eastAsia="Arial"/>
        </w:rPr>
        <w:t xml:space="preserve">that have </w:t>
      </w:r>
      <w:r w:rsidR="00B64D11" w:rsidRPr="00A42ABD">
        <w:rPr>
          <w:rFonts w:eastAsia="Arial"/>
        </w:rPr>
        <w:t xml:space="preserve">arisen </w:t>
      </w:r>
      <w:r w:rsidR="00B64D11" w:rsidRPr="00A42ABD">
        <w:rPr>
          <w:rFonts w:eastAsia="Arial"/>
          <w:i/>
        </w:rPr>
        <w:t>via</w:t>
      </w:r>
      <w:r w:rsidR="00B64D11" w:rsidRPr="00A42ABD">
        <w:rPr>
          <w:rFonts w:eastAsia="Arial"/>
        </w:rPr>
        <w:t xml:space="preserve"> </w:t>
      </w:r>
      <w:r w:rsidR="00B64D11" w:rsidRPr="00A42ABD">
        <w:t>asexual larval propagation or fragmentatio</w:t>
      </w:r>
      <w:r w:rsidR="0086439B" w:rsidRPr="00A42ABD">
        <w:t>n</w:t>
      </w:r>
      <w:r w:rsidR="0086439B" w:rsidRPr="00A42ABD">
        <w:fldChar w:fldCharType="begin" w:fldLock="1"/>
      </w:r>
      <w:ins w:id="5" w:author="Erin Chille" w:date="2023-02-15T12:02:00Z">
        <w:r w:rsidR="002E0032">
          <w:instrText>ADDIN paperpile_citation &lt;clusterId&gt;K864X942M632R326&lt;/clusterId&gt;&lt;metadata&gt;&lt;citation&gt;&lt;id&gt;fde20f9f-32e4-48d9-9858-bf0940f49bb3&lt;/id&gt;&lt;/citation&gt;&lt;/metadata&gt;&lt;data&gt;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&lt;/data&gt; \* MERGEFORMAT</w:instrText>
        </w:r>
      </w:ins>
      <w:del w:id="6" w:author="Erin Chille" w:date="2023-02-15T12:02:00Z">
        <w:r w:rsidR="0086439B" w:rsidRPr="00A42ABD" w:rsidDel="002E0032">
          <w:delInstrText>ADDIN paperpile_citation &lt;clusterId&gt;K864X942M632R326&lt;/clusterId&gt;&lt;metadata&gt;&lt;citation&gt;&lt;id&gt;fde20f9f-32e4-48d9-9858-bf0940f49bb3&lt;/id&gt;&lt;/citation&gt;&lt;/metadata&gt;&lt;data&gt;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&lt;/data&gt; \* MERGEFORMAT</w:delInstrText>
        </w:r>
      </w:del>
      <w:r w:rsidR="0086439B" w:rsidRPr="00A42ABD">
        <w:fldChar w:fldCharType="separate"/>
      </w:r>
      <w:r w:rsidR="0086439B" w:rsidRPr="002E0032">
        <w:rPr>
          <w:noProof/>
          <w:vertAlign w:val="superscript"/>
        </w:rPr>
        <w:t>5</w:t>
      </w:r>
      <w:r w:rsidR="0086439B" w:rsidRPr="00A42ABD">
        <w:fldChar w:fldCharType="end"/>
      </w:r>
      <w:commentRangeStart w:id="7"/>
      <w:commentRangeEnd w:id="7"/>
      <w:r w:rsidR="00C62CA5" w:rsidRPr="00A42ABD">
        <w:rPr>
          <w:rStyle w:val="CommentReference"/>
          <w:sz w:val="24"/>
          <w:szCs w:val="24"/>
        </w:rPr>
        <w:commentReference w:id="7"/>
      </w:r>
      <w:r w:rsidR="00B64D11" w:rsidRPr="00A42ABD">
        <w:t xml:space="preserve">. </w:t>
      </w:r>
      <w:r w:rsidR="00086BC9" w:rsidRPr="00A42ABD">
        <w:rPr>
          <w:rFonts w:eastAsia="Arial"/>
        </w:rPr>
        <w:t>W</w:t>
      </w:r>
      <w:r w:rsidR="001F2F3F" w:rsidRPr="00A42ABD">
        <w:rPr>
          <w:rFonts w:eastAsia="Arial"/>
        </w:rPr>
        <w:t xml:space="preserve">e assessed </w:t>
      </w:r>
      <w:r w:rsidR="000754F5" w:rsidRPr="00A42ABD">
        <w:rPr>
          <w:rFonts w:eastAsia="Arial"/>
        </w:rPr>
        <w:t xml:space="preserve">fit of the coral RNA-seq response </w:t>
      </w:r>
      <w:r w:rsidR="00086BC9" w:rsidRPr="00A42ABD">
        <w:rPr>
          <w:rFonts w:eastAsia="Arial"/>
        </w:rPr>
        <w:t xml:space="preserve">to high temperature across different genotypes </w:t>
      </w:r>
      <w:r w:rsidR="00194643" w:rsidRPr="00A42ABD">
        <w:rPr>
          <w:rFonts w:eastAsia="Arial"/>
        </w:rPr>
        <w:t xml:space="preserve">(including </w:t>
      </w:r>
      <w:r w:rsidR="00086BC9" w:rsidRPr="00A42ABD">
        <w:rPr>
          <w:rFonts w:eastAsia="Arial"/>
        </w:rPr>
        <w:t>ploidies</w:t>
      </w:r>
      <w:r w:rsidR="00194643" w:rsidRPr="00A42ABD">
        <w:rPr>
          <w:rFonts w:eastAsia="Arial"/>
        </w:rPr>
        <w:t>)</w:t>
      </w:r>
      <w:r w:rsidR="00086BC9" w:rsidRPr="00A42ABD">
        <w:rPr>
          <w:rFonts w:eastAsia="Arial"/>
        </w:rPr>
        <w:t xml:space="preserve"> </w:t>
      </w:r>
      <w:r w:rsidR="000754F5" w:rsidRPr="00A42ABD">
        <w:rPr>
          <w:rFonts w:eastAsia="Arial"/>
        </w:rPr>
        <w:t xml:space="preserve">to </w:t>
      </w:r>
      <w:r w:rsidR="00A772EF" w:rsidRPr="00A42ABD">
        <w:rPr>
          <w:rFonts w:eastAsia="Arial"/>
        </w:rPr>
        <w:t xml:space="preserve">two </w:t>
      </w:r>
      <w:r w:rsidR="00042909" w:rsidRPr="00A42ABD">
        <w:rPr>
          <w:rFonts w:eastAsia="Arial"/>
        </w:rPr>
        <w:t>divergent</w:t>
      </w:r>
      <w:r w:rsidR="00A772EF" w:rsidRPr="00A42ABD">
        <w:rPr>
          <w:rFonts w:eastAsia="Arial"/>
        </w:rPr>
        <w:t xml:space="preserve"> outcomes: 1) gene expression is </w:t>
      </w:r>
      <w:r w:rsidR="00042909" w:rsidRPr="00A42ABD">
        <w:rPr>
          <w:rFonts w:eastAsia="Arial"/>
        </w:rPr>
        <w:t xml:space="preserve">largely </w:t>
      </w:r>
      <w:r w:rsidR="00A772EF" w:rsidRPr="00A42ABD">
        <w:rPr>
          <w:rFonts w:eastAsia="Arial"/>
        </w:rPr>
        <w:t>independent of genotype</w:t>
      </w:r>
      <w:r w:rsidR="0080789F" w:rsidRPr="00A42ABD">
        <w:rPr>
          <w:rFonts w:eastAsia="Arial"/>
        </w:rPr>
        <w:t>,</w:t>
      </w:r>
      <w:r w:rsidR="00A772EF" w:rsidRPr="00A42ABD">
        <w:rPr>
          <w:rFonts w:eastAsia="Arial"/>
        </w:rPr>
        <w:t xml:space="preserve"> reflect</w:t>
      </w:r>
      <w:r w:rsidR="0080789F" w:rsidRPr="00A42ABD">
        <w:rPr>
          <w:rFonts w:eastAsia="Arial"/>
        </w:rPr>
        <w:t>ing</w:t>
      </w:r>
      <w:r w:rsidR="00A772EF" w:rsidRPr="00A42ABD">
        <w:rPr>
          <w:rFonts w:eastAsia="Arial"/>
        </w:rPr>
        <w:t xml:space="preserve"> a </w:t>
      </w:r>
      <w:r w:rsidR="0080789F" w:rsidRPr="00A42ABD">
        <w:rPr>
          <w:rFonts w:eastAsia="Arial"/>
        </w:rPr>
        <w:t xml:space="preserve">shared </w:t>
      </w:r>
      <w:r w:rsidR="00A772EF" w:rsidRPr="00A42ABD">
        <w:rPr>
          <w:rFonts w:eastAsia="Arial"/>
        </w:rPr>
        <w:t>respon</w:t>
      </w:r>
      <w:r w:rsidR="00A36010" w:rsidRPr="00A42ABD">
        <w:rPr>
          <w:rFonts w:eastAsia="Arial"/>
        </w:rPr>
        <w:t>s</w:t>
      </w:r>
      <w:r w:rsidR="00A772EF" w:rsidRPr="00A42ABD">
        <w:rPr>
          <w:rFonts w:eastAsia="Arial"/>
        </w:rPr>
        <w:t>e</w:t>
      </w:r>
      <w:r w:rsidR="00A36010" w:rsidRPr="00A42ABD">
        <w:rPr>
          <w:rFonts w:eastAsia="Arial"/>
        </w:rPr>
        <w:t xml:space="preserve"> (</w:t>
      </w:r>
      <w:r w:rsidR="00A36010" w:rsidRPr="00A42ABD">
        <w:t>Treatment-Driven Expression, TDE</w:t>
      </w:r>
      <w:ins w:id="8" w:author="Erin Chille" w:date="2023-02-14T11:46:00Z">
        <w:r w:rsidR="00745ACE">
          <w:fldChar w:fldCharType="begin" w:fldLock="1"/>
        </w:r>
      </w:ins>
      <w:ins w:id="9" w:author="Erin Chille" w:date="2023-02-14T11:47:00Z">
        <w:r w:rsidR="00745ACE">
          <w:instrText>ADDIN paperpile_citation &lt;clusterId&gt;L332Z382V973S493&lt;/clusterId&gt;&lt;metadata&gt;&lt;citation&gt;&lt;id&gt;D410782A9E8B11EDA12B0DBDD2A92DCC&lt;/id&gt;&lt;/citation&gt;&lt;/metadata&gt;&lt;data&gt;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&lt;/data&gt; \* MERGEFORMAT</w:instrText>
        </w:r>
      </w:ins>
      <w:r w:rsidR="00745ACE">
        <w:fldChar w:fldCharType="separate"/>
      </w:r>
      <w:ins w:id="10" w:author="Erin Chille" w:date="2023-02-14T11:47:00Z">
        <w:r w:rsidR="00745ACE" w:rsidRPr="002E0032">
          <w:rPr>
            <w:noProof/>
            <w:vertAlign w:val="superscript"/>
            <w:rPrChange w:id="11" w:author="Erin Chille" w:date="2023-02-15T12:02:00Z">
              <w:rPr>
                <w:noProof/>
              </w:rPr>
            </w:rPrChange>
          </w:rPr>
          <w:t>4</w:t>
        </w:r>
      </w:ins>
      <w:ins w:id="12" w:author="Erin Chille" w:date="2023-02-14T11:46:00Z">
        <w:r w:rsidR="00745ACE">
          <w:fldChar w:fldCharType="end"/>
        </w:r>
      </w:ins>
      <w:del w:id="13" w:author="Erin Chille" w:date="2023-02-14T11:46:00Z">
        <w:r w:rsidR="00A36010" w:rsidRPr="00A42ABD" w:rsidDel="00745ACE">
          <w:delText xml:space="preserve"> </w:delText>
        </w:r>
        <w:r w:rsidR="00A36010" w:rsidRPr="00A42ABD" w:rsidDel="00745ACE">
          <w:rPr>
            <w:vertAlign w:val="superscript"/>
          </w:rPr>
          <w:delText>4</w:delText>
        </w:r>
      </w:del>
      <w:r w:rsidR="00A36010" w:rsidRPr="00A42ABD">
        <w:rPr>
          <w:rFonts w:eastAsia="Arial"/>
        </w:rPr>
        <w:t xml:space="preserve">) </w:t>
      </w:r>
      <w:r w:rsidR="00A772EF" w:rsidRPr="00A42ABD">
        <w:rPr>
          <w:rFonts w:eastAsia="Arial"/>
        </w:rPr>
        <w:t>or</w:t>
      </w:r>
      <w:r w:rsidR="00A36010" w:rsidRPr="00A42ABD">
        <w:rPr>
          <w:rFonts w:eastAsia="Arial"/>
        </w:rPr>
        <w:t xml:space="preserve"> alternatively</w:t>
      </w:r>
      <w:r w:rsidR="00A772EF" w:rsidRPr="00A42ABD">
        <w:rPr>
          <w:rFonts w:eastAsia="Arial"/>
        </w:rPr>
        <w:t xml:space="preserve">, 2) </w:t>
      </w:r>
      <w:r w:rsidR="00312F38" w:rsidRPr="00A42ABD">
        <w:rPr>
          <w:rFonts w:eastAsia="Arial"/>
        </w:rPr>
        <w:t xml:space="preserve">genotype dominates </w:t>
      </w:r>
      <w:r w:rsidR="00A772EF" w:rsidRPr="00A42ABD">
        <w:rPr>
          <w:rFonts w:eastAsia="Arial"/>
        </w:rPr>
        <w:t>gene expression</w:t>
      </w:r>
      <w:r w:rsidR="00194643" w:rsidRPr="00A42ABD">
        <w:rPr>
          <w:rFonts w:eastAsia="Arial"/>
        </w:rPr>
        <w:t>,</w:t>
      </w:r>
      <w:r w:rsidR="00A36010" w:rsidRPr="00A42ABD">
        <w:rPr>
          <w:rFonts w:eastAsia="Arial"/>
        </w:rPr>
        <w:t xml:space="preserve"> regardless of </w:t>
      </w:r>
      <w:r w:rsidR="00C8695E" w:rsidRPr="00A42ABD">
        <w:rPr>
          <w:rFonts w:eastAsia="Arial"/>
        </w:rPr>
        <w:t>treatment</w:t>
      </w:r>
      <w:r w:rsidR="00A36010" w:rsidRPr="00A42ABD">
        <w:rPr>
          <w:rFonts w:eastAsia="Arial"/>
        </w:rPr>
        <w:t xml:space="preserve"> (</w:t>
      </w:r>
      <w:r w:rsidR="00A36010" w:rsidRPr="00A42ABD">
        <w:t>Genotype-Driven Expression, GDE</w:t>
      </w:r>
      <w:r w:rsidR="00A36010" w:rsidRPr="00A42ABD">
        <w:rPr>
          <w:rFonts w:eastAsia="Arial"/>
        </w:rPr>
        <w:t>)</w:t>
      </w:r>
      <w:r w:rsidR="00A772EF" w:rsidRPr="00A42ABD">
        <w:rPr>
          <w:rFonts w:eastAsia="Arial"/>
        </w:rPr>
        <w:t>.</w:t>
      </w:r>
      <w:r w:rsidR="00A36010" w:rsidRPr="00A42ABD">
        <w:rPr>
          <w:rFonts w:eastAsia="Arial"/>
        </w:rPr>
        <w:t xml:space="preserve"> </w:t>
      </w:r>
      <w:r w:rsidR="00312F38" w:rsidRPr="00A42ABD">
        <w:rPr>
          <w:rFonts w:eastAsia="Arial"/>
        </w:rPr>
        <w:t>S</w:t>
      </w:r>
      <w:r w:rsidR="00A772EF" w:rsidRPr="00A42ABD">
        <w:rPr>
          <w:rFonts w:eastAsia="Arial"/>
        </w:rPr>
        <w:t>urpris</w:t>
      </w:r>
      <w:r w:rsidR="00312F38" w:rsidRPr="00A42ABD">
        <w:rPr>
          <w:rFonts w:eastAsia="Arial"/>
        </w:rPr>
        <w:t>ingly</w:t>
      </w:r>
      <w:r w:rsidR="00A772EF" w:rsidRPr="00A42ABD">
        <w:rPr>
          <w:rFonts w:eastAsia="Arial"/>
        </w:rPr>
        <w:t xml:space="preserve">, </w:t>
      </w:r>
      <w:r w:rsidR="00A36010" w:rsidRPr="00A42ABD">
        <w:rPr>
          <w:rFonts w:eastAsia="Arial"/>
        </w:rPr>
        <w:t xml:space="preserve">the </w:t>
      </w:r>
      <w:r w:rsidR="00A36010" w:rsidRPr="00A42ABD">
        <w:rPr>
          <w:rFonts w:eastAsia="Arial"/>
          <w:i/>
        </w:rPr>
        <w:t>P. acuta</w:t>
      </w:r>
      <w:r w:rsidR="00A36010" w:rsidRPr="00A42ABD">
        <w:rPr>
          <w:rFonts w:eastAsia="Arial"/>
        </w:rPr>
        <w:t xml:space="preserve"> </w:t>
      </w:r>
      <w:r w:rsidR="006F19E0" w:rsidRPr="00A42ABD">
        <w:rPr>
          <w:rFonts w:eastAsia="Arial"/>
        </w:rPr>
        <w:t xml:space="preserve">data </w:t>
      </w:r>
      <w:r w:rsidR="00A36010" w:rsidRPr="00A42ABD">
        <w:rPr>
          <w:rFonts w:eastAsia="Arial"/>
        </w:rPr>
        <w:t xml:space="preserve">fit </w:t>
      </w:r>
      <w:r w:rsidR="00251FA9" w:rsidRPr="00A42ABD">
        <w:rPr>
          <w:rFonts w:eastAsia="Arial"/>
        </w:rPr>
        <w:t>best</w:t>
      </w:r>
      <w:r w:rsidR="000754F5" w:rsidRPr="00A42ABD">
        <w:rPr>
          <w:rFonts w:eastAsia="Arial"/>
        </w:rPr>
        <w:t xml:space="preserve"> </w:t>
      </w:r>
      <w:r w:rsidR="00A36010" w:rsidRPr="00A42ABD">
        <w:rPr>
          <w:rFonts w:eastAsia="Arial"/>
        </w:rPr>
        <w:t xml:space="preserve">the GDE model, showing that </w:t>
      </w:r>
      <w:r w:rsidR="006F19E0" w:rsidRPr="00A42ABD">
        <w:rPr>
          <w:rFonts w:eastAsia="Arial"/>
        </w:rPr>
        <w:t xml:space="preserve">host genotype </w:t>
      </w:r>
      <w:r w:rsidR="00086BC9" w:rsidRPr="00A42ABD">
        <w:rPr>
          <w:rFonts w:eastAsia="Arial"/>
        </w:rPr>
        <w:t xml:space="preserve">dominates </w:t>
      </w:r>
      <w:r w:rsidR="006F19E0" w:rsidRPr="00A42ABD">
        <w:rPr>
          <w:rFonts w:eastAsia="Arial"/>
        </w:rPr>
        <w:t>gene expression even when c</w:t>
      </w:r>
      <w:r w:rsidR="00312F38" w:rsidRPr="00A42ABD">
        <w:rPr>
          <w:rFonts w:eastAsia="Arial"/>
        </w:rPr>
        <w:t xml:space="preserve">olony </w:t>
      </w:r>
      <w:r w:rsidR="0086773F" w:rsidRPr="00A42ABD">
        <w:rPr>
          <w:rFonts w:eastAsia="Arial"/>
        </w:rPr>
        <w:t xml:space="preserve">bleaching </w:t>
      </w:r>
      <w:r w:rsidR="00312F38" w:rsidRPr="00A42ABD">
        <w:rPr>
          <w:rFonts w:eastAsia="Arial"/>
        </w:rPr>
        <w:t>across different gen</w:t>
      </w:r>
      <w:r w:rsidR="00086BC9" w:rsidRPr="00A42ABD">
        <w:rPr>
          <w:rFonts w:eastAsia="Arial"/>
        </w:rPr>
        <w:t xml:space="preserve">etic backgrounds </w:t>
      </w:r>
      <w:r w:rsidR="006F19E0" w:rsidRPr="00A42ABD">
        <w:rPr>
          <w:rFonts w:eastAsia="Arial"/>
        </w:rPr>
        <w:t xml:space="preserve">follows a predictable pattern </w:t>
      </w:r>
      <w:r w:rsidR="00086BC9" w:rsidRPr="00A42ABD">
        <w:rPr>
          <w:rFonts w:eastAsia="Arial"/>
        </w:rPr>
        <w:t>under</w:t>
      </w:r>
      <w:r w:rsidR="00C8695E" w:rsidRPr="00A42ABD">
        <w:rPr>
          <w:rFonts w:eastAsia="Arial"/>
        </w:rPr>
        <w:t xml:space="preserve"> thermal stress</w:t>
      </w:r>
      <w:r w:rsidR="006F19E0" w:rsidRPr="00A42ABD">
        <w:rPr>
          <w:rFonts w:eastAsia="Arial"/>
        </w:rPr>
        <w:t xml:space="preserve">. </w:t>
      </w:r>
      <w:r w:rsidR="00C8695E" w:rsidRPr="00A42ABD">
        <w:rPr>
          <w:rFonts w:eastAsia="Arial"/>
        </w:rPr>
        <w:t xml:space="preserve">These </w:t>
      </w:r>
      <w:r w:rsidR="006F19E0" w:rsidRPr="00A42ABD">
        <w:rPr>
          <w:rFonts w:eastAsia="Arial"/>
        </w:rPr>
        <w:t xml:space="preserve">results lead to </w:t>
      </w:r>
      <w:r w:rsidR="0086773F" w:rsidRPr="00A42ABD">
        <w:rPr>
          <w:rFonts w:eastAsia="Arial"/>
        </w:rPr>
        <w:t xml:space="preserve">two </w:t>
      </w:r>
      <w:r w:rsidR="006F19E0" w:rsidRPr="00A42ABD">
        <w:rPr>
          <w:rFonts w:eastAsia="Arial"/>
        </w:rPr>
        <w:t>major conclusions</w:t>
      </w:r>
      <w:r w:rsidR="00DC5F4E" w:rsidRPr="00A42ABD">
        <w:rPr>
          <w:rFonts w:eastAsia="Arial"/>
        </w:rPr>
        <w:t>;</w:t>
      </w:r>
      <w:r w:rsidR="000A0168" w:rsidRPr="00A42ABD">
        <w:rPr>
          <w:rFonts w:eastAsia="Arial"/>
        </w:rPr>
        <w:t xml:space="preserve"> </w:t>
      </w:r>
      <w:r w:rsidR="00A0342D" w:rsidRPr="00A42ABD">
        <w:rPr>
          <w:rFonts w:eastAsia="Arial"/>
          <w:rPrChange w:id="14" w:author="Erin Chille" w:date="2023-02-14T11:42:00Z">
            <w:rPr>
              <w:rFonts w:eastAsia="Arial"/>
              <w:highlight w:val="cyan"/>
            </w:rPr>
          </w:rPrChange>
        </w:rPr>
        <w:t xml:space="preserve">First, </w:t>
      </w:r>
      <w:r w:rsidR="00A0342D" w:rsidRPr="00A42ABD">
        <w:rPr>
          <w:rFonts w:eastAsia="Arial"/>
        </w:rPr>
        <w:t>g</w:t>
      </w:r>
      <w:r w:rsidR="00C8695E" w:rsidRPr="00A42ABD">
        <w:rPr>
          <w:rFonts w:eastAsia="Arial"/>
        </w:rPr>
        <w:t xml:space="preserve">enotype is paramount when </w:t>
      </w:r>
      <w:r w:rsidR="006621CE" w:rsidRPr="00A42ABD">
        <w:rPr>
          <w:rFonts w:eastAsia="Arial"/>
        </w:rPr>
        <w:t>studying</w:t>
      </w:r>
      <w:r w:rsidR="000A0168" w:rsidRPr="00A42ABD">
        <w:rPr>
          <w:rFonts w:eastAsia="Arial"/>
        </w:rPr>
        <w:t xml:space="preserve"> </w:t>
      </w:r>
      <w:r w:rsidR="00312F38" w:rsidRPr="00A42ABD">
        <w:rPr>
          <w:rFonts w:eastAsia="Arial"/>
        </w:rPr>
        <w:t>gene expression</w:t>
      </w:r>
      <w:r w:rsidR="00086BC9" w:rsidRPr="00A42ABD">
        <w:rPr>
          <w:rFonts w:eastAsia="Arial"/>
        </w:rPr>
        <w:t xml:space="preserve"> in </w:t>
      </w:r>
      <w:r w:rsidR="00086BC9" w:rsidRPr="00A42ABD">
        <w:rPr>
          <w:rFonts w:eastAsia="Arial"/>
          <w:i/>
          <w:iCs/>
        </w:rPr>
        <w:t>P. acuta</w:t>
      </w:r>
      <w:r w:rsidR="006621CE" w:rsidRPr="00A42ABD">
        <w:rPr>
          <w:rFonts w:eastAsia="Arial"/>
        </w:rPr>
        <w:t>,</w:t>
      </w:r>
      <w:r w:rsidR="00086BC9" w:rsidRPr="00A42ABD">
        <w:rPr>
          <w:rFonts w:eastAsia="Arial"/>
        </w:rPr>
        <w:t xml:space="preserve"> and likely other corals</w:t>
      </w:r>
      <w:r w:rsidR="00A17090" w:rsidRPr="00A42ABD">
        <w:rPr>
          <w:rFonts w:eastAsia="Arial"/>
        </w:rPr>
        <w:t>,</w:t>
      </w:r>
      <w:r w:rsidR="000A0168" w:rsidRPr="00A42ABD">
        <w:rPr>
          <w:rFonts w:eastAsia="Arial"/>
        </w:rPr>
        <w:t xml:space="preserve"> </w:t>
      </w:r>
      <w:r w:rsidR="006621CE" w:rsidRPr="00A42ABD">
        <w:rPr>
          <w:rFonts w:eastAsia="Arial"/>
        </w:rPr>
        <w:t xml:space="preserve">setting boundaries on </w:t>
      </w:r>
      <w:r w:rsidR="0086773F" w:rsidRPr="00A42ABD">
        <w:rPr>
          <w:rFonts w:eastAsia="Arial"/>
        </w:rPr>
        <w:t>the transcriptomic response</w:t>
      </w:r>
      <w:r w:rsidR="00312F38" w:rsidRPr="00A42ABD">
        <w:rPr>
          <w:rFonts w:eastAsia="Arial"/>
        </w:rPr>
        <w:t xml:space="preserve"> to</w:t>
      </w:r>
      <w:r w:rsidR="0086773F" w:rsidRPr="00A42ABD">
        <w:rPr>
          <w:rFonts w:eastAsia="Arial"/>
        </w:rPr>
        <w:t xml:space="preserve"> stress</w:t>
      </w:r>
      <w:r w:rsidR="002349C7" w:rsidRPr="00A42ABD">
        <w:rPr>
          <w:rFonts w:eastAsia="Arial"/>
        </w:rPr>
        <w:t>;</w:t>
      </w:r>
      <w:r w:rsidR="00461186" w:rsidRPr="00A42ABD">
        <w:rPr>
          <w:rFonts w:eastAsia="Arial"/>
        </w:rPr>
        <w:t xml:space="preserve"> </w:t>
      </w:r>
      <w:r w:rsidR="00461186" w:rsidRPr="00A42ABD">
        <w:rPr>
          <w:rFonts w:eastAsia="Arial"/>
          <w:rPrChange w:id="15" w:author="Erin Chille" w:date="2023-02-14T11:42:00Z">
            <w:rPr>
              <w:rFonts w:eastAsia="Arial"/>
              <w:highlight w:val="cyan"/>
            </w:rPr>
          </w:rPrChange>
        </w:rPr>
        <w:t>and second,</w:t>
      </w:r>
      <w:r w:rsidR="00461186" w:rsidRPr="00A42ABD">
        <w:rPr>
          <w:rFonts w:eastAsia="Arial"/>
        </w:rPr>
        <w:t xml:space="preserve"> </w:t>
      </w:r>
      <w:r w:rsidR="00461186" w:rsidRPr="00A42ABD">
        <w:rPr>
          <w:rFonts w:eastAsia="Arial"/>
          <w:rPrChange w:id="16" w:author="Erin Chille" w:date="2023-02-14T11:42:00Z">
            <w:rPr>
              <w:rFonts w:eastAsia="Arial"/>
              <w:highlight w:val="cyan"/>
            </w:rPr>
          </w:rPrChange>
        </w:rPr>
        <w:t>g</w:t>
      </w:r>
      <w:r w:rsidR="000A0168" w:rsidRPr="00A42ABD">
        <w:rPr>
          <w:rFonts w:eastAsia="Arial"/>
        </w:rPr>
        <w:t xml:space="preserve">iven the </w:t>
      </w:r>
      <w:r w:rsidR="000754F5" w:rsidRPr="00A42ABD">
        <w:rPr>
          <w:rFonts w:eastAsia="Arial"/>
        </w:rPr>
        <w:t>inconsistency</w:t>
      </w:r>
      <w:r w:rsidR="000A0168" w:rsidRPr="00A42ABD">
        <w:rPr>
          <w:rFonts w:eastAsia="Arial"/>
        </w:rPr>
        <w:t xml:space="preserve"> between gene expression</w:t>
      </w:r>
      <w:r w:rsidR="00312F38" w:rsidRPr="00A42ABD">
        <w:rPr>
          <w:rFonts w:eastAsia="Arial"/>
        </w:rPr>
        <w:t xml:space="preserve"> and phenotype</w:t>
      </w:r>
      <w:r w:rsidR="000A0168" w:rsidRPr="00A42ABD">
        <w:rPr>
          <w:rFonts w:eastAsia="Arial"/>
        </w:rPr>
        <w:t>, there exist</w:t>
      </w:r>
      <w:r w:rsidR="002E35CB" w:rsidRPr="00A42ABD">
        <w:rPr>
          <w:rFonts w:eastAsia="Arial"/>
          <w:rPrChange w:id="17" w:author="Erin Chille" w:date="2023-02-14T11:42:00Z">
            <w:rPr>
              <w:rFonts w:eastAsia="Arial"/>
              <w:highlight w:val="cyan"/>
            </w:rPr>
          </w:rPrChange>
        </w:rPr>
        <w:t>s</w:t>
      </w:r>
      <w:r w:rsidR="000A0168" w:rsidRPr="00A42ABD">
        <w:rPr>
          <w:rFonts w:eastAsia="Arial"/>
        </w:rPr>
        <w:t xml:space="preserve"> intermediate regulatory steps (e.g., </w:t>
      </w:r>
      <w:r w:rsidR="00312F38" w:rsidRPr="00A42ABD">
        <w:rPr>
          <w:rFonts w:eastAsia="Arial"/>
        </w:rPr>
        <w:t xml:space="preserve">control of </w:t>
      </w:r>
      <w:r w:rsidR="000A0168" w:rsidRPr="00A42ABD">
        <w:rPr>
          <w:rFonts w:eastAsia="Arial"/>
        </w:rPr>
        <w:t xml:space="preserve">translation, protein turnover) that disconnect transcript abundance from proteomic and metabolic </w:t>
      </w:r>
      <w:r w:rsidR="00312F38" w:rsidRPr="00A42ABD">
        <w:rPr>
          <w:rFonts w:eastAsia="Arial"/>
        </w:rPr>
        <w:t>responses</w:t>
      </w:r>
      <w:r w:rsidR="001F1ABF" w:rsidRPr="00A42ABD">
        <w:rPr>
          <w:rFonts w:eastAsia="Arial"/>
        </w:rPr>
        <w:t xml:space="preserve">. The latter </w:t>
      </w:r>
      <w:r w:rsidR="006621CE" w:rsidRPr="00A42ABD">
        <w:rPr>
          <w:rFonts w:eastAsia="Arial"/>
        </w:rPr>
        <w:t xml:space="preserve">most likely </w:t>
      </w:r>
      <w:r w:rsidR="00A17090" w:rsidRPr="00A42ABD">
        <w:rPr>
          <w:rFonts w:eastAsia="Arial"/>
        </w:rPr>
        <w:t>explain</w:t>
      </w:r>
      <w:r w:rsidR="002E35CB" w:rsidRPr="00A42ABD">
        <w:rPr>
          <w:rFonts w:eastAsia="Arial"/>
          <w:rPrChange w:id="18" w:author="Erin Chille" w:date="2023-02-14T11:42:00Z">
            <w:rPr>
              <w:rFonts w:eastAsia="Arial"/>
              <w:highlight w:val="cyan"/>
            </w:rPr>
          </w:rPrChange>
        </w:rPr>
        <w:t>s</w:t>
      </w:r>
      <w:r w:rsidR="001F1ABF" w:rsidRPr="00A42ABD">
        <w:rPr>
          <w:rFonts w:eastAsia="Arial"/>
        </w:rPr>
        <w:t xml:space="preserve"> </w:t>
      </w:r>
      <w:r w:rsidR="009B4BCC" w:rsidRPr="00A42ABD">
        <w:rPr>
          <w:rFonts w:eastAsia="Arial"/>
        </w:rPr>
        <w:t xml:space="preserve">the </w:t>
      </w:r>
      <w:r w:rsidR="001F1ABF" w:rsidRPr="00A42ABD">
        <w:rPr>
          <w:rFonts w:eastAsia="Arial"/>
        </w:rPr>
        <w:t>coral bleaching</w:t>
      </w:r>
      <w:r w:rsidR="0080789F" w:rsidRPr="00A42ABD">
        <w:rPr>
          <w:rFonts w:eastAsia="Arial"/>
        </w:rPr>
        <w:t xml:space="preserve"> </w:t>
      </w:r>
      <w:r w:rsidR="009B4BCC" w:rsidRPr="00A42ABD">
        <w:rPr>
          <w:rFonts w:eastAsia="Arial"/>
        </w:rPr>
        <w:t xml:space="preserve">response </w:t>
      </w:r>
      <w:r w:rsidR="00264812" w:rsidRPr="00A42ABD">
        <w:rPr>
          <w:rFonts w:eastAsia="Arial"/>
        </w:rPr>
        <w:t>to warming oceans</w:t>
      </w:r>
      <w:r w:rsidR="00194643" w:rsidRPr="00A42ABD">
        <w:rPr>
          <w:rFonts w:eastAsia="Arial"/>
        </w:rPr>
        <w:t>.</w:t>
      </w:r>
      <w:del w:id="19" w:author="Erin Chille" w:date="2023-02-14T14:54:00Z">
        <w:r w:rsidR="000A0168" w:rsidRPr="00A42ABD" w:rsidDel="008D2166">
          <w:rPr>
            <w:rFonts w:eastAsia="Arial"/>
          </w:rPr>
          <w:delText xml:space="preserve"> </w:delText>
        </w:r>
      </w:del>
    </w:p>
    <w:p w14:paraId="679C5D60" w14:textId="77777777" w:rsidR="00A0440C" w:rsidRDefault="00A0440C" w:rsidP="008D2166">
      <w:pPr>
        <w:spacing w:line="240" w:lineRule="auto"/>
        <w:ind w:firstLine="720"/>
        <w:rPr>
          <w:rFonts w:eastAsia="Arial"/>
          <w:color w:val="333333"/>
          <w:highlight w:val="white"/>
        </w:rPr>
      </w:pPr>
    </w:p>
    <w:p w14:paraId="300F04DD" w14:textId="77777777" w:rsidR="00A0440C" w:rsidRDefault="00A0440C">
      <w:pPr>
        <w:spacing w:line="240" w:lineRule="auto"/>
        <w:ind w:firstLine="720"/>
        <w:rPr>
          <w:rFonts w:eastAsia="Arial"/>
          <w:color w:val="333333"/>
          <w:highlight w:val="white"/>
        </w:rPr>
      </w:pPr>
    </w:p>
    <w:p w14:paraId="4A2CFA3F" w14:textId="01456A5C" w:rsidR="008564F3" w:rsidRPr="00557827" w:rsidRDefault="00F42852">
      <w:pPr>
        <w:spacing w:line="240" w:lineRule="auto"/>
      </w:pPr>
      <w:r w:rsidRPr="00557827">
        <w:rPr>
          <w:b/>
        </w:rPr>
        <w:t>Keywords:</w:t>
      </w:r>
      <w:r w:rsidRPr="00557827">
        <w:t xml:space="preserve"> </w:t>
      </w:r>
      <w:r w:rsidR="006B2327">
        <w:t>asexual reproduction, clonal lineages,</w:t>
      </w:r>
      <w:r w:rsidR="006B2327" w:rsidRPr="00557827">
        <w:t xml:space="preserve"> </w:t>
      </w:r>
      <w:r w:rsidRPr="00557827">
        <w:t xml:space="preserve">coral, gene expression, </w:t>
      </w:r>
      <w:r w:rsidR="00FA1757">
        <w:t xml:space="preserve">principal component analysis, </w:t>
      </w:r>
      <w:r w:rsidR="006B2327">
        <w:t xml:space="preserve">triploidy </w:t>
      </w:r>
    </w:p>
    <w:p w14:paraId="3A892259" w14:textId="77777777" w:rsidR="008564F3" w:rsidRPr="00557827" w:rsidRDefault="008564F3"/>
    <w:p w14:paraId="39F7738B" w14:textId="03612F4F" w:rsidR="008564F3" w:rsidRPr="00557827" w:rsidRDefault="00F42852">
      <w:pPr>
        <w:spacing w:line="240" w:lineRule="auto"/>
        <w:rPr>
          <w:b/>
        </w:rPr>
      </w:pPr>
      <w:r w:rsidRPr="00557827">
        <w:rPr>
          <w:b/>
        </w:rPr>
        <w:t>Results</w:t>
      </w:r>
      <w:r w:rsidR="00B8283C">
        <w:rPr>
          <w:b/>
        </w:rPr>
        <w:t xml:space="preserve"> and Discussion</w:t>
      </w:r>
    </w:p>
    <w:p w14:paraId="7C7F593B" w14:textId="59BE8FEF" w:rsidR="008101FA" w:rsidRPr="00A42ABD" w:rsidRDefault="008101FA" w:rsidP="008101FA">
      <w:pPr>
        <w:spacing w:line="240" w:lineRule="auto"/>
        <w:rPr>
          <w:sz w:val="28"/>
          <w:szCs w:val="28"/>
        </w:rPr>
      </w:pPr>
      <w:commentRangeStart w:id="20"/>
      <w:r w:rsidRPr="00A42ABD">
        <w:rPr>
          <w:sz w:val="28"/>
          <w:szCs w:val="28"/>
        </w:rPr>
        <w:lastRenderedPageBreak/>
        <w:t>Physiological response</w:t>
      </w:r>
      <w:commentRangeEnd w:id="20"/>
      <w:r w:rsidR="008A07C0" w:rsidRPr="00A42ABD">
        <w:rPr>
          <w:rStyle w:val="CommentReference"/>
        </w:rPr>
        <w:commentReference w:id="20"/>
      </w:r>
    </w:p>
    <w:p w14:paraId="4AB82DEE" w14:textId="2802EC3B" w:rsidR="00DB3DF7" w:rsidRDefault="008101FA" w:rsidP="00DB3DF7">
      <w:pPr>
        <w:spacing w:line="240" w:lineRule="auto"/>
        <w:rPr>
          <w:ins w:id="21" w:author="Erin Chille" w:date="2023-02-14T11:43:00Z"/>
        </w:rPr>
      </w:pPr>
      <w:r w:rsidRPr="00A42ABD">
        <w:t xml:space="preserve">Coral fragments of </w:t>
      </w:r>
      <w:r w:rsidRPr="00A42ABD">
        <w:rPr>
          <w:i/>
        </w:rPr>
        <w:t>P. acuta</w:t>
      </w:r>
      <w:r w:rsidRPr="00A42ABD">
        <w:t xml:space="preserve"> were collected from six </w:t>
      </w:r>
      <w:ins w:id="22" w:author="Erin Chille" w:date="2023-02-14T11:43:00Z">
        <w:r w:rsidR="00A42ABD">
          <w:t xml:space="preserve">patch </w:t>
        </w:r>
      </w:ins>
      <w:r w:rsidRPr="00A42ABD">
        <w:t>reef</w:t>
      </w:r>
      <w:ins w:id="23" w:author="Erin Chille" w:date="2023-02-14T11:43:00Z">
        <w:r w:rsidR="00A42ABD">
          <w:t>s</w:t>
        </w:r>
      </w:ins>
      <w:del w:id="24" w:author="Erin Chille" w:date="2023-02-14T11:43:00Z">
        <w:r w:rsidRPr="00A42ABD" w:rsidDel="00A42ABD">
          <w:delText xml:space="preserve"> areas</w:delText>
        </w:r>
      </w:del>
      <w:r w:rsidRPr="00A42ABD">
        <w:t xml:space="preserve"> that span Kāneʻohe Bay (</w:t>
      </w:r>
      <w:r w:rsidRPr="00A42ABD">
        <w:rPr>
          <w:highlight w:val="yellow"/>
        </w:rPr>
        <w:t>Fig. 1A</w:t>
      </w:r>
      <w:r w:rsidRPr="00A42ABD">
        <w:t>). The fragments were exposed to abiotic stress (either high temperature, high pCO</w:t>
      </w:r>
      <w:r w:rsidRPr="00A42ABD">
        <w:rPr>
          <w:vertAlign w:val="subscript"/>
        </w:rPr>
        <w:t>2</w:t>
      </w:r>
      <w:r w:rsidRPr="00A42ABD">
        <w:t xml:space="preserve"> [low pH], or a combination of both) that mirrored real-world conditions, over the course of a 16</w:t>
      </w:r>
      <w:r w:rsidR="0026217B" w:rsidRPr="00A42ABD">
        <w:t>-</w:t>
      </w:r>
      <w:r w:rsidRPr="00A42ABD">
        <w:t>week period</w:t>
      </w:r>
      <w:r w:rsidR="0026217B" w:rsidRPr="00A42ABD">
        <w:t xml:space="preserve"> (see Methods)</w:t>
      </w:r>
      <w:r w:rsidRPr="00A42ABD">
        <w:t xml:space="preserve">. We found that </w:t>
      </w:r>
      <w:r w:rsidRPr="00A42ABD">
        <w:rPr>
          <w:i/>
        </w:rPr>
        <w:t>P. acuta</w:t>
      </w:r>
      <w:r w:rsidRPr="00A42ABD">
        <w:t xml:space="preserve"> paled significantly in color (</w:t>
      </w:r>
      <w:r w:rsidRPr="00A42ABD">
        <w:rPr>
          <w:highlight w:val="yellow"/>
        </w:rPr>
        <w:t>Fig. 1B</w:t>
      </w:r>
      <w:r w:rsidRPr="00A42ABD">
        <w:t>) in response to treatment through time (3-way interaction of Temperature, pCO</w:t>
      </w:r>
      <w:r w:rsidRPr="00A42ABD">
        <w:rPr>
          <w:vertAlign w:val="subscript"/>
        </w:rPr>
        <w:t>2</w:t>
      </w:r>
      <w:r w:rsidRPr="00A42ABD">
        <w:t xml:space="preserve">, and Time [F1,10 = 71.95, </w:t>
      </w:r>
      <w:r w:rsidRPr="00A42ABD">
        <w:rPr>
          <w:i/>
        </w:rPr>
        <w:t>p</w:t>
      </w:r>
      <w:r w:rsidRPr="00A42ABD">
        <w:t xml:space="preserve"> &lt; 0.00000000002]; </w:t>
      </w:r>
      <w:r w:rsidRPr="00A42ABD">
        <w:rPr>
          <w:highlight w:val="yellow"/>
        </w:rPr>
        <w:t>Table S</w:t>
      </w:r>
      <w:ins w:id="25" w:author="Erin Chille" w:date="2023-02-14T16:02:00Z">
        <w:r w:rsidR="00FB6D1B">
          <w:rPr>
            <w:highlight w:val="yellow"/>
          </w:rPr>
          <w:t>X</w:t>
        </w:r>
      </w:ins>
      <w:del w:id="26" w:author="Erin Chille" w:date="2023-02-14T16:02:00Z">
        <w:r w:rsidRPr="00A42ABD" w:rsidDel="00FB6D1B">
          <w:rPr>
            <w:highlight w:val="yellow"/>
          </w:rPr>
          <w:delText>1</w:delText>
        </w:r>
      </w:del>
      <w:r w:rsidRPr="00A42ABD">
        <w:t>)</w:t>
      </w:r>
      <w:r w:rsidR="0026217B" w:rsidRPr="00A42ABD">
        <w:t xml:space="preserve">, resulting in </w:t>
      </w:r>
      <w:r w:rsidRPr="00A42ABD">
        <w:t>&gt;80% mortality by the end of the experiment (</w:t>
      </w:r>
      <w:r w:rsidRPr="00A42ABD">
        <w:rPr>
          <w:highlight w:val="yellow"/>
        </w:rPr>
        <w:t>Fig. 1C</w:t>
      </w:r>
      <w:r w:rsidRPr="00A42ABD">
        <w:t>)</w:t>
      </w:r>
      <w:r w:rsidR="0026217B" w:rsidRPr="00A42ABD">
        <w:t xml:space="preserve">. There was </w:t>
      </w:r>
      <w:r w:rsidRPr="00A42ABD">
        <w:t>significant mortality in response to high temperature (</w:t>
      </w:r>
      <w:r w:rsidRPr="00A42ABD">
        <w:rPr>
          <w:i/>
        </w:rPr>
        <w:t>p</w:t>
      </w:r>
      <w:r w:rsidRPr="00A42ABD">
        <w:t xml:space="preserve"> = 0.029) and high pCO</w:t>
      </w:r>
      <w:r w:rsidRPr="00A42ABD">
        <w:rPr>
          <w:vertAlign w:val="subscript"/>
        </w:rPr>
        <w:t>2</w:t>
      </w:r>
      <w:r w:rsidRPr="00A42ABD">
        <w:t xml:space="preserve"> (</w:t>
      </w:r>
      <w:r w:rsidRPr="00A42ABD">
        <w:rPr>
          <w:i/>
        </w:rPr>
        <w:t>p</w:t>
      </w:r>
      <w:r w:rsidRPr="00A42ABD">
        <w:t xml:space="preserve"> = 0.030), and their interaction (</w:t>
      </w:r>
      <w:r w:rsidRPr="00A42ABD">
        <w:rPr>
          <w:i/>
        </w:rPr>
        <w:t>p</w:t>
      </w:r>
      <w:r w:rsidRPr="00A42ABD">
        <w:t xml:space="preserve"> = 0.013, </w:t>
      </w:r>
      <w:r w:rsidRPr="00A42ABD">
        <w:rPr>
          <w:highlight w:val="yellow"/>
        </w:rPr>
        <w:t>Table S</w:t>
      </w:r>
      <w:ins w:id="27" w:author="Erin Chille" w:date="2023-02-14T16:02:00Z">
        <w:r w:rsidR="00FB6D1B">
          <w:rPr>
            <w:highlight w:val="yellow"/>
          </w:rPr>
          <w:t>X</w:t>
        </w:r>
      </w:ins>
      <w:del w:id="28" w:author="Erin Chille" w:date="2023-02-14T16:02:00Z">
        <w:r w:rsidRPr="00A42ABD" w:rsidDel="00FB6D1B">
          <w:rPr>
            <w:highlight w:val="yellow"/>
          </w:rPr>
          <w:delText>1</w:delText>
        </w:r>
      </w:del>
      <w:r w:rsidRPr="00A42ABD">
        <w:t xml:space="preserve">). These results demonstrate that </w:t>
      </w:r>
      <w:r w:rsidRPr="00A42ABD">
        <w:rPr>
          <w:i/>
        </w:rPr>
        <w:t>P. acuta</w:t>
      </w:r>
      <w:r w:rsidRPr="00A42ABD">
        <w:t xml:space="preserve"> exhibits a significant physiological response to the stress treatments used in this study</w:t>
      </w:r>
      <w:r w:rsidR="0025205D" w:rsidRPr="00A42ABD">
        <w:t>, often leading to colony death</w:t>
      </w:r>
      <w:r w:rsidRPr="00A42ABD">
        <w:t>.</w:t>
      </w:r>
      <w:r w:rsidR="00DB3DF7" w:rsidRPr="00A42ABD">
        <w:t xml:space="preserve"> </w:t>
      </w:r>
      <w:r w:rsidR="0025205D" w:rsidRPr="00A42ABD">
        <w:t>Given this clear outcome</w:t>
      </w:r>
      <w:r w:rsidR="00DB3DF7" w:rsidRPr="00A42ABD">
        <w:t xml:space="preserve">, we asked whether a shared gene expression response to stress exists within and between clonal clades </w:t>
      </w:r>
      <w:r w:rsidR="005F5FEB" w:rsidRPr="00A42ABD">
        <w:t>(</w:t>
      </w:r>
      <w:r w:rsidR="005F5FEB" w:rsidRPr="00A42ABD">
        <w:rPr>
          <w:highlight w:val="yellow"/>
        </w:rPr>
        <w:t>Fig. 1D</w:t>
      </w:r>
      <w:r w:rsidR="005F5FEB" w:rsidRPr="00A42ABD">
        <w:t xml:space="preserve">) </w:t>
      </w:r>
      <w:r w:rsidR="00DB3DF7" w:rsidRPr="00A42ABD">
        <w:t xml:space="preserve">to assess the role of genotype and ploidy in controlling </w:t>
      </w:r>
      <w:r w:rsidR="00813216" w:rsidRPr="00A42ABD">
        <w:t>transcript accumulation patterns</w:t>
      </w:r>
      <w:r w:rsidR="00DB3DF7" w:rsidRPr="00A42ABD">
        <w:t>.</w:t>
      </w:r>
    </w:p>
    <w:p w14:paraId="768C27F0" w14:textId="58201ECF" w:rsidR="00A42ABD" w:rsidRPr="00A42ABD" w:rsidDel="00104EE2" w:rsidRDefault="00A42ABD">
      <w:pPr>
        <w:pStyle w:val="Caption"/>
        <w:rPr>
          <w:del w:id="29" w:author="Erin Chille" w:date="2023-02-14T13:40:00Z"/>
        </w:rPr>
        <w:pPrChange w:id="30" w:author="Erin Chille" w:date="2023-02-14T11:46:00Z">
          <w:pPr>
            <w:spacing w:line="240" w:lineRule="auto"/>
          </w:pPr>
        </w:pPrChange>
      </w:pPr>
    </w:p>
    <w:p w14:paraId="48527EDC" w14:textId="77777777" w:rsidR="008101FA" w:rsidRDefault="008101FA" w:rsidP="00DB3DF7">
      <w:pPr>
        <w:spacing w:line="240" w:lineRule="auto"/>
      </w:pPr>
    </w:p>
    <w:p w14:paraId="6FFC11FB" w14:textId="7B7F52C6" w:rsidR="00996166" w:rsidRPr="0026217B" w:rsidRDefault="00996166" w:rsidP="0026217B">
      <w:pPr>
        <w:spacing w:line="240" w:lineRule="auto"/>
        <w:rPr>
          <w:sz w:val="28"/>
          <w:szCs w:val="28"/>
        </w:rPr>
      </w:pPr>
      <w:r w:rsidRPr="0026217B">
        <w:rPr>
          <w:sz w:val="28"/>
          <w:szCs w:val="28"/>
        </w:rPr>
        <w:t xml:space="preserve">Effect of genotype on </w:t>
      </w:r>
      <w:r w:rsidR="0026217B">
        <w:rPr>
          <w:sz w:val="28"/>
          <w:szCs w:val="28"/>
        </w:rPr>
        <w:t xml:space="preserve">transcript </w:t>
      </w:r>
      <w:r w:rsidRPr="0026217B">
        <w:rPr>
          <w:sz w:val="28"/>
          <w:szCs w:val="28"/>
        </w:rPr>
        <w:t>profiles</w:t>
      </w:r>
    </w:p>
    <w:p w14:paraId="7E4A01BB" w14:textId="68D28A99" w:rsidR="008564F3" w:rsidRPr="00557827" w:rsidDel="00904426" w:rsidRDefault="003A0E96" w:rsidP="003540BD">
      <w:pPr>
        <w:spacing w:line="240" w:lineRule="auto"/>
        <w:rPr>
          <w:del w:id="31" w:author="Erin Chille" w:date="2023-02-14T14:12:00Z"/>
        </w:rPr>
      </w:pPr>
      <w:del w:id="32" w:author="Erin Chille" w:date="2023-02-14T13:40:00Z">
        <w:r w:rsidDel="00104EE2">
          <w:rPr>
            <w:noProof/>
          </w:rPr>
          <mc:AlternateContent>
            <mc:Choice Requires="wpg">
              <w:drawing>
                <wp:anchor distT="0" distB="0" distL="114300" distR="114300" simplePos="0" relativeHeight="251658240" behindDoc="0" locked="0" layoutInCell="1" allowOverlap="1" wp14:anchorId="15026384" wp14:editId="1E24BC2E">
                  <wp:simplePos x="0" y="0"/>
                  <wp:positionH relativeFrom="column">
                    <wp:posOffset>70338</wp:posOffset>
                  </wp:positionH>
                  <wp:positionV relativeFrom="paragraph">
                    <wp:posOffset>3066366</wp:posOffset>
                  </wp:positionV>
                  <wp:extent cx="5943600" cy="2454812"/>
                  <wp:effectExtent l="0" t="0" r="0" b="9525"/>
                  <wp:wrapSquare wrapText="bothSides"/>
                  <wp:docPr id="3" name="Group 3"/>
                  <wp:cNvGraphicFramePr/>
                  <a:graphic xmlns:a="http://schemas.openxmlformats.org/drawingml/2006/main">
                    <a:graphicData uri="http://schemas.microsoft.com/office/word/2010/wordprocessingGroup">
                      <wpg:wgp>
                        <wpg:cNvGrpSpPr/>
                        <wpg:grpSpPr>
                          <a:xfrm>
                            <a:off x="0" y="0"/>
                            <a:ext cx="5943600" cy="2454812"/>
                            <a:chOff x="0" y="0"/>
                            <a:chExt cx="5943600" cy="2454812"/>
                          </a:xfrm>
                        </wpg:grpSpPr>
                        <pic:pic xmlns:pic="http://schemas.openxmlformats.org/drawingml/2006/picture">
                          <pic:nvPicPr>
                            <pic:cNvPr id="1" name="image1.png"/>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2082800"/>
                            </a:xfrm>
                            <a:prstGeom prst="rect">
                              <a:avLst/>
                            </a:prstGeom>
                            <a:ln/>
                          </pic:spPr>
                        </pic:pic>
                        <wps:wsp>
                          <wps:cNvPr id="2" name="Text Box 2"/>
                          <wps:cNvSpPr txBox="1"/>
                          <wps:spPr>
                            <a:xfrm>
                              <a:off x="0" y="2089052"/>
                              <a:ext cx="5739130" cy="365760"/>
                            </a:xfrm>
                            <a:prstGeom prst="rect">
                              <a:avLst/>
                            </a:prstGeom>
                            <a:solidFill>
                              <a:schemeClr val="lt1"/>
                            </a:solidFill>
                            <a:ln w="6350">
                              <a:solidFill>
                                <a:prstClr val="black"/>
                              </a:solidFill>
                            </a:ln>
                          </wps:spPr>
                          <wps:txbx>
                            <w:txbxContent>
                              <w:p w14:paraId="3D6D65DE" w14:textId="50CEBA25" w:rsidR="00841CF3" w:rsidRPr="00841CF3" w:rsidRDefault="00841CF3">
                                <w:pPr>
                                  <w:rPr>
                                    <w:lang w:val="en-US"/>
                                  </w:rPr>
                                </w:pPr>
                                <w:r w:rsidRPr="00841CF3">
                                  <w:rPr>
                                    <w:b/>
                                    <w:lang w:val="en-US"/>
                                  </w:rPr>
                                  <w:t>Figure 2.</w:t>
                                </w:r>
                                <w:r>
                                  <w:rPr>
                                    <w:lang w:val="en-US"/>
                                  </w:rPr>
                                  <w:t xml:space="preserve"> PCA analysis of </w:t>
                                </w:r>
                                <w:r w:rsidRPr="00841CF3">
                                  <w:rPr>
                                    <w:i/>
                                    <w:lang w:val="en-US"/>
                                  </w:rPr>
                                  <w:t>P. acuta</w:t>
                                </w:r>
                                <w:r>
                                  <w:rPr>
                                    <w:lang w:val="en-US"/>
                                  </w:rPr>
                                  <w:t xml:space="preserve"> RNA-seq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026384" id="Group 3" o:spid="_x0000_s1026" style="position:absolute;margin-left:5.55pt;margin-top:241.45pt;width:468pt;height:193.3pt;z-index:251658240" coordsize="59436,245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27" type="#_x0000_t75" style="position:absolute;width:59436;height:20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">
                    <v:imagedata r:id="rId14" o:title=""/>
                  </v:shape>
                  <v:shapetype id="_x0000_t202" coordsize="21600,21600" o:spt="202" path="m,l,21600r21600,l21600,xe">
                    <v:stroke joinstyle="miter"/>
                    <v:path gradientshapeok="t" o:connecttype="rect"/>
                  </v:shapetype>
                  <v:shape id="Text Box 2" o:spid="_x0000_s1028" type="#_x0000_t202" style="position:absolute;top:20890;width:57391;height:3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3D6D65DE" w14:textId="50CEBA25" w:rsidR="00841CF3" w:rsidRPr="00841CF3" w:rsidRDefault="00841CF3">
                          <w:pPr>
                            <w:rPr>
                              <w:lang w:val="en-US"/>
                            </w:rPr>
                          </w:pPr>
                          <w:r w:rsidRPr="00841CF3">
                            <w:rPr>
                              <w:b/>
                              <w:lang w:val="en-US"/>
                            </w:rPr>
                            <w:t>Figure 2.</w:t>
                          </w:r>
                          <w:r>
                            <w:rPr>
                              <w:lang w:val="en-US"/>
                            </w:rPr>
                            <w:t xml:space="preserve"> PCA analysis of </w:t>
                          </w:r>
                          <w:r w:rsidRPr="00841CF3">
                            <w:rPr>
                              <w:i/>
                              <w:lang w:val="en-US"/>
                            </w:rPr>
                            <w:t>P. acuta</w:t>
                          </w:r>
                          <w:r>
                            <w:rPr>
                              <w:lang w:val="en-US"/>
                            </w:rPr>
                            <w:t xml:space="preserve"> RNA-seq data…</w:t>
                          </w:r>
                        </w:p>
                      </w:txbxContent>
                    </v:textbox>
                  </v:shape>
                  <w10:wrap type="square"/>
                </v:group>
              </w:pict>
            </mc:Fallback>
          </mc:AlternateContent>
        </w:r>
      </w:del>
      <w:r w:rsidR="00F5058F">
        <w:t xml:space="preserve">We focused our analysis on </w:t>
      </w:r>
      <w:commentRangeStart w:id="33"/>
      <w:r w:rsidR="009A452A" w:rsidRPr="002629E0">
        <w:rPr>
          <w:rPrChange w:id="34" w:author="Erin Chille" w:date="2023-02-14T11:54:00Z">
            <w:rPr>
              <w:color w:val="FF0000"/>
            </w:rPr>
          </w:rPrChange>
        </w:rPr>
        <w:t>85</w:t>
      </w:r>
      <w:commentRangeEnd w:id="33"/>
      <w:r w:rsidR="009A452A" w:rsidRPr="00557827">
        <w:commentReference w:id="33"/>
      </w:r>
      <w:r w:rsidR="009A452A" w:rsidRPr="00557827">
        <w:t xml:space="preserve"> </w:t>
      </w:r>
      <w:r w:rsidR="009A452A" w:rsidRPr="00557827">
        <w:rPr>
          <w:i/>
        </w:rPr>
        <w:t>P. acuta</w:t>
      </w:r>
      <w:r w:rsidR="009A452A" w:rsidRPr="00557827">
        <w:t xml:space="preserve"> </w:t>
      </w:r>
      <w:r w:rsidR="009A452A">
        <w:t>colonies</w:t>
      </w:r>
      <w:r w:rsidR="00F5058F">
        <w:t xml:space="preserve"> that </w:t>
      </w:r>
      <w:r w:rsidR="009A452A" w:rsidRPr="00557827">
        <w:t xml:space="preserve">represent </w:t>
      </w:r>
      <w:commentRangeStart w:id="35"/>
      <w:r w:rsidR="009A452A" w:rsidRPr="00557827">
        <w:t>three genotypes</w:t>
      </w:r>
      <w:commentRangeEnd w:id="35"/>
      <w:r w:rsidR="009A452A" w:rsidRPr="00557827">
        <w:commentReference w:id="35"/>
      </w:r>
      <w:r w:rsidR="009A452A" w:rsidRPr="00557827">
        <w:t xml:space="preserve"> that had been exposed to </w:t>
      </w:r>
      <w:r w:rsidR="009A452A">
        <w:t xml:space="preserve">ambient (control) and </w:t>
      </w:r>
      <w:r w:rsidR="00F5058F">
        <w:t>abiotic</w:t>
      </w:r>
      <w:r w:rsidR="009A452A" w:rsidRPr="00557827">
        <w:t xml:space="preserve"> stress during a 16-week thermal challenge experiment</w:t>
      </w:r>
      <w:ins w:id="36" w:author="Erin Chille" w:date="2023-02-14T13:22:00Z">
        <w:r w:rsidR="00832D22">
          <w:t xml:space="preserve"> (</w:t>
        </w:r>
        <w:r w:rsidR="00832D22" w:rsidRPr="00832D22">
          <w:rPr>
            <w:highlight w:val="yellow"/>
            <w:rPrChange w:id="37" w:author="Erin Chille" w:date="2023-02-14T13:23:00Z">
              <w:rPr/>
            </w:rPrChange>
          </w:rPr>
          <w:t>Table 1</w:t>
        </w:r>
      </w:ins>
      <w:ins w:id="38" w:author="Erin Chille" w:date="2023-02-14T13:44:00Z">
        <w:r w:rsidR="00B6138D">
          <w:t xml:space="preserve">; </w:t>
        </w:r>
        <w:commentRangeStart w:id="39"/>
        <w:r w:rsidR="00B6138D" w:rsidRPr="00B6138D">
          <w:rPr>
            <w:highlight w:val="yellow"/>
            <w:rPrChange w:id="40" w:author="Erin Chille" w:date="2023-02-14T13:44:00Z">
              <w:rPr/>
            </w:rPrChange>
          </w:rPr>
          <w:t xml:space="preserve">Table </w:t>
        </w:r>
      </w:ins>
      <w:ins w:id="41" w:author="Erin Chille" w:date="2023-02-14T16:10:00Z">
        <w:r w:rsidR="009B6225">
          <w:rPr>
            <w:highlight w:val="yellow"/>
          </w:rPr>
          <w:t>S</w:t>
        </w:r>
      </w:ins>
      <w:ins w:id="42" w:author="Erin Chille" w:date="2023-02-14T13:44:00Z">
        <w:r w:rsidR="00B6138D" w:rsidRPr="00B6138D">
          <w:rPr>
            <w:highlight w:val="yellow"/>
            <w:rPrChange w:id="43" w:author="Erin Chille" w:date="2023-02-14T13:44:00Z">
              <w:rPr/>
            </w:rPrChange>
          </w:rPr>
          <w:t>1</w:t>
        </w:r>
      </w:ins>
      <w:commentRangeEnd w:id="39"/>
      <w:ins w:id="44" w:author="Erin Chille" w:date="2023-02-14T16:10:00Z">
        <w:r w:rsidR="006F4A39">
          <w:rPr>
            <w:rStyle w:val="CommentReference"/>
          </w:rPr>
          <w:commentReference w:id="39"/>
        </w:r>
      </w:ins>
      <w:ins w:id="45" w:author="Erin Chille" w:date="2023-02-14T13:22:00Z">
        <w:r w:rsidR="00832D22">
          <w:t>)</w:t>
        </w:r>
      </w:ins>
      <w:r w:rsidR="009A452A">
        <w:t>.</w:t>
      </w:r>
      <w:del w:id="46" w:author="Erin Chille" w:date="2023-03-08T13:56:00Z">
        <w:r w:rsidR="009A452A" w:rsidDel="009523EB">
          <w:delText xml:space="preserve"> We combined </w:delText>
        </w:r>
        <w:r w:rsidR="0028144E" w:rsidDel="009523EB">
          <w:delText xml:space="preserve">RNA-seq data from </w:delText>
        </w:r>
        <w:r w:rsidR="009A452A" w:rsidDel="009523EB">
          <w:delText xml:space="preserve">the </w:delText>
        </w:r>
        <w:r w:rsidR="0028144E" w:rsidDel="009523EB">
          <w:delText>colonies with high pCO</w:delText>
        </w:r>
        <w:r w:rsidR="0028144E" w:rsidRPr="0028144E" w:rsidDel="009523EB">
          <w:rPr>
            <w:vertAlign w:val="subscript"/>
          </w:rPr>
          <w:delText>2</w:delText>
        </w:r>
        <w:r w:rsidR="0028144E" w:rsidDel="009523EB">
          <w:delText xml:space="preserve"> treatment with data from the control treatments because </w:delText>
        </w:r>
        <w:r w:rsidR="00940575" w:rsidDel="009523EB">
          <w:delText>pri</w:delText>
        </w:r>
        <w:r w:rsidR="003D55BB" w:rsidDel="009523EB">
          <w:delText xml:space="preserve">nciple components analysis showed </w:delText>
        </w:r>
        <w:r w:rsidR="0028144E" w:rsidDel="009523EB">
          <w:delText xml:space="preserve">there </w:delText>
        </w:r>
        <w:r w:rsidR="00F5058F" w:rsidDel="009523EB">
          <w:delText>w</w:delText>
        </w:r>
        <w:r w:rsidR="003D55BB" w:rsidDel="009523EB">
          <w:delText>as</w:delText>
        </w:r>
        <w:r w:rsidR="00F5058F" w:rsidDel="009523EB">
          <w:delText xml:space="preserve"> </w:delText>
        </w:r>
        <w:r w:rsidR="0028144E" w:rsidDel="009523EB">
          <w:delText>only</w:delText>
        </w:r>
        <w:r w:rsidR="00034CA3" w:rsidDel="009523EB">
          <w:delText xml:space="preserve"> </w:delText>
        </w:r>
        <w:r w:rsidR="002050CA" w:rsidDel="009523EB">
          <w:delText xml:space="preserve">1.04% cumulative variation </w:delText>
        </w:r>
        <w:r w:rsidR="00F3765C" w:rsidDel="009523EB">
          <w:delText xml:space="preserve">in gene expression </w:delText>
        </w:r>
        <w:r w:rsidR="002050CA" w:rsidDel="009523EB">
          <w:delText>across all significantly correlated pri</w:delText>
        </w:r>
        <w:r w:rsidR="002C1CED" w:rsidDel="009523EB">
          <w:delText>nciple components</w:delText>
        </w:r>
        <w:r w:rsidR="0028144E" w:rsidDel="009523EB">
          <w:delText xml:space="preserve"> [</w:delText>
        </w:r>
        <w:r w:rsidR="002C1CED" w:rsidDel="009523EB">
          <w:delText>p&lt;0.05</w:delText>
        </w:r>
        <w:r w:rsidR="002C1CED" w:rsidRPr="002C1CED" w:rsidDel="009523EB">
          <w:rPr>
            <w:highlight w:val="yellow"/>
          </w:rPr>
          <w:delText xml:space="preserve">Table 2, </w:delText>
        </w:r>
        <w:r w:rsidR="002C1CED" w:rsidRPr="002C1CED" w:rsidDel="009523EB">
          <w:rPr>
            <w:color w:val="FF0000"/>
            <w:highlight w:val="yellow"/>
          </w:rPr>
          <w:delText>X</w:delText>
        </w:r>
        <w:r w:rsidR="000B65FB" w:rsidDel="009523EB">
          <w:rPr>
            <w:color w:val="FF0000"/>
          </w:rPr>
          <w:delText>]</w:delText>
        </w:r>
      </w:del>
      <w:del w:id="47" w:author="Erin Chille" w:date="2023-02-14T13:46:00Z">
        <w:r w:rsidR="00D46016" w:rsidRPr="00F2126D" w:rsidDel="009D5D2A">
          <w:rPr>
            <w:strike/>
          </w:rPr>
          <w:delText xml:space="preserve"> </w:delText>
        </w:r>
        <w:r w:rsidR="00C26AF1" w:rsidRPr="00F2126D" w:rsidDel="009D5D2A">
          <w:rPr>
            <w:strike/>
          </w:rPr>
          <w:delText>[</w:delText>
        </w:r>
        <w:commentRangeStart w:id="48"/>
        <w:r w:rsidR="00C26AF1" w:rsidRPr="00F2126D" w:rsidDel="009D5D2A">
          <w:rPr>
            <w:strike/>
          </w:rPr>
          <w:delText>ref</w:delText>
        </w:r>
        <w:commentRangeEnd w:id="48"/>
        <w:r w:rsidR="00C26AF1" w:rsidRPr="00F2126D" w:rsidDel="009D5D2A">
          <w:rPr>
            <w:rStyle w:val="CommentReference"/>
            <w:strike/>
          </w:rPr>
          <w:commentReference w:id="48"/>
        </w:r>
        <w:r w:rsidR="00C26AF1" w:rsidRPr="00F2126D" w:rsidDel="009D5D2A">
          <w:rPr>
            <w:strike/>
          </w:rPr>
          <w:delText>]</w:delText>
        </w:r>
        <w:r w:rsidR="00996166" w:rsidDel="009D5D2A">
          <w:delText>.</w:delText>
        </w:r>
      </w:del>
      <w:r w:rsidR="00996166">
        <w:t xml:space="preserve"> </w:t>
      </w:r>
      <w:ins w:id="49" w:author="Erin Chille" w:date="2023-03-08T13:55:00Z">
        <w:r w:rsidR="00A91528">
          <w:t xml:space="preserve">Fit </w:t>
        </w:r>
        <w:r w:rsidR="0083113E">
          <w:t xml:space="preserve">of the gene expression data </w:t>
        </w:r>
        <w:r w:rsidR="00A91528">
          <w:t xml:space="preserve">to the competing TDE and GDE hypotheses </w:t>
        </w:r>
        <w:r w:rsidR="0083113E">
          <w:t xml:space="preserve">was tested using a </w:t>
        </w:r>
        <w:r w:rsidR="0083113E" w:rsidRPr="00557827">
          <w:t>principal component analysis (PCA)</w:t>
        </w:r>
        <w:r w:rsidR="0083113E">
          <w:t xml:space="preserve"> a</w:t>
        </w:r>
      </w:ins>
      <w:del w:id="50" w:author="Erin Chille" w:date="2023-03-08T13:55:00Z">
        <w:r w:rsidR="00F5556B" w:rsidDel="0083113E">
          <w:delText>A</w:delText>
        </w:r>
      </w:del>
      <w:r w:rsidR="00F5556B">
        <w:t xml:space="preserve">nalysis of </w:t>
      </w:r>
      <w:ins w:id="51" w:author="Erin Chille" w:date="2023-03-08T13:55:00Z">
        <w:r w:rsidR="0083113E">
          <w:t xml:space="preserve">21,048 genes </w:t>
        </w:r>
      </w:ins>
      <w:ins w:id="52" w:author="Erin Chille" w:date="2023-03-08T13:56:00Z">
        <w:r w:rsidR="0083113E">
          <w:t>in the</w:t>
        </w:r>
      </w:ins>
      <w:ins w:id="53" w:author="Erin Chille" w:date="2023-03-08T13:58:00Z">
        <w:r w:rsidR="002A67B7">
          <w:t>se</w:t>
        </w:r>
      </w:ins>
      <w:ins w:id="54" w:author="Erin Chille" w:date="2023-03-08T13:55:00Z">
        <w:r w:rsidR="0083113E">
          <w:t xml:space="preserve"> 85 sample</w:t>
        </w:r>
      </w:ins>
      <w:ins w:id="55" w:author="Erin Chille" w:date="2023-03-08T13:56:00Z">
        <w:r w:rsidR="0083113E">
          <w:t>s</w:t>
        </w:r>
      </w:ins>
      <w:del w:id="56" w:author="Erin Chille" w:date="2023-03-08T13:56:00Z">
        <w:r w:rsidR="00F5058F" w:rsidDel="0083113E">
          <w:delText>the</w:delText>
        </w:r>
      </w:del>
      <w:del w:id="57" w:author="Erin Chille" w:date="2023-03-08T13:53:00Z">
        <w:r w:rsidR="00F5058F" w:rsidDel="00844AA2">
          <w:delText>se</w:delText>
        </w:r>
      </w:del>
      <w:del w:id="58" w:author="Erin Chille" w:date="2023-03-08T13:56:00Z">
        <w:r w:rsidR="00F5058F" w:rsidDel="0083113E">
          <w:delText xml:space="preserve"> </w:delText>
        </w:r>
      </w:del>
      <w:commentRangeStart w:id="59"/>
      <w:del w:id="60" w:author="Erin Chille" w:date="2023-03-08T13:53:00Z">
        <w:r w:rsidR="00F5058F" w:rsidDel="00844AA2">
          <w:delText>data</w:delText>
        </w:r>
        <w:commentRangeEnd w:id="59"/>
        <w:r w:rsidR="001958C1" w:rsidDel="00844AA2">
          <w:rPr>
            <w:rStyle w:val="CommentReference"/>
          </w:rPr>
          <w:commentReference w:id="59"/>
        </w:r>
        <w:r w:rsidR="00F5058F" w:rsidDel="00844AA2">
          <w:delText xml:space="preserve"> </w:delText>
        </w:r>
      </w:del>
      <w:del w:id="61" w:author="Erin Chille" w:date="2023-03-08T13:55:00Z">
        <w:r w:rsidR="00F5556B" w:rsidDel="0083113E">
          <w:delText xml:space="preserve">using </w:delText>
        </w:r>
        <w:r w:rsidR="00F42852" w:rsidRPr="00557827" w:rsidDel="0083113E">
          <w:delText xml:space="preserve">principal component analysis (PCA) </w:delText>
        </w:r>
      </w:del>
      <w:del w:id="62" w:author="Erin Chille" w:date="2023-03-08T13:56:00Z">
        <w:r w:rsidR="00F5058F" w:rsidDel="0083113E">
          <w:delText>assessed</w:delText>
        </w:r>
        <w:r w:rsidR="003540BD" w:rsidDel="0083113E">
          <w:delText xml:space="preserve"> the</w:delText>
        </w:r>
        <w:r w:rsidR="00F5058F" w:rsidDel="0083113E">
          <w:delText>ir</w:delText>
        </w:r>
      </w:del>
      <w:del w:id="63" w:author="Erin Chille" w:date="2023-03-08T13:55:00Z">
        <w:r w:rsidR="00F5058F" w:rsidDel="00A91528">
          <w:delText xml:space="preserve"> fit to the competing </w:delText>
        </w:r>
        <w:r w:rsidR="003540BD" w:rsidDel="00A91528">
          <w:delText xml:space="preserve">TDE </w:delText>
        </w:r>
        <w:r w:rsidR="00F5058F" w:rsidDel="00A91528">
          <w:delText>and</w:delText>
        </w:r>
        <w:r w:rsidR="003540BD" w:rsidDel="00A91528">
          <w:delText xml:space="preserve"> GDE hypothes</w:delText>
        </w:r>
        <w:r w:rsidR="00F5058F" w:rsidDel="00A91528">
          <w:delText>e</w:delText>
        </w:r>
        <w:r w:rsidR="003540BD" w:rsidDel="00A91528">
          <w:delText>s</w:delText>
        </w:r>
      </w:del>
      <w:del w:id="64" w:author="Erin Chille" w:date="2023-03-08T13:56:00Z">
        <w:r w:rsidR="003540BD" w:rsidDel="0083113E">
          <w:delText>.</w:delText>
        </w:r>
      </w:del>
      <w:ins w:id="65" w:author="Erin Chille" w:date="2023-03-08T13:56:00Z">
        <w:r w:rsidR="0083113E">
          <w:t>.</w:t>
        </w:r>
      </w:ins>
      <w:r w:rsidR="003540BD">
        <w:t xml:space="preserve"> Under the TDE model (</w:t>
      </w:r>
      <w:r w:rsidR="003540BD" w:rsidRPr="003540BD">
        <w:rPr>
          <w:highlight w:val="yellow"/>
        </w:rPr>
        <w:t>Fig. 2A</w:t>
      </w:r>
      <w:r w:rsidR="003540BD">
        <w:t xml:space="preserve">), treatment dominates gene expression, whereby theoretical PC1 accounts for the </w:t>
      </w:r>
      <w:r w:rsidR="00DC30E4">
        <w:t xml:space="preserve">vast </w:t>
      </w:r>
      <w:r w:rsidR="003540BD">
        <w:t xml:space="preserve">majority of variation that is driven by treatment. PC2 under this model, </w:t>
      </w:r>
      <w:r w:rsidR="00DC30E4">
        <w:t xml:space="preserve">explains the more minor, genotype-based variation with some separation of different genotypes based on treatment, as would be expected in a realistic </w:t>
      </w:r>
      <w:r w:rsidR="000B0553">
        <w:t>scenario</w:t>
      </w:r>
      <w:r w:rsidR="00DC30E4">
        <w:t xml:space="preserve">. </w:t>
      </w:r>
      <w:r w:rsidR="00F5058F">
        <w:t xml:space="preserve">This scenario supports the idea that </w:t>
      </w:r>
      <w:r w:rsidR="00F5058F" w:rsidRPr="00F5058F">
        <w:rPr>
          <w:i/>
          <w:iCs/>
        </w:rPr>
        <w:t>P. acuta</w:t>
      </w:r>
      <w:r w:rsidR="00F5058F">
        <w:t xml:space="preserve"> corals share a co</w:t>
      </w:r>
      <w:r>
        <w:t xml:space="preserve">nserved </w:t>
      </w:r>
      <w:r w:rsidR="00F5058F">
        <w:t>transcript-based stress response that dominates the RNA-seq data</w:t>
      </w:r>
      <w:r>
        <w:t xml:space="preserve"> (see details below)</w:t>
      </w:r>
      <w:r w:rsidR="00F5058F">
        <w:t xml:space="preserve">. </w:t>
      </w:r>
      <w:r w:rsidR="000B0553">
        <w:t>In contrast</w:t>
      </w:r>
      <w:r w:rsidR="008E123A">
        <w:t>,</w:t>
      </w:r>
      <w:r w:rsidR="000B0553">
        <w:t xml:space="preserve"> the GDE model </w:t>
      </w:r>
      <w:r w:rsidR="008E123A">
        <w:t>(</w:t>
      </w:r>
      <w:r w:rsidR="008E123A" w:rsidRPr="008E123A">
        <w:rPr>
          <w:highlight w:val="yellow"/>
        </w:rPr>
        <w:t>Fig. 2B</w:t>
      </w:r>
      <w:r w:rsidR="008E123A">
        <w:t xml:space="preserve">) </w:t>
      </w:r>
      <w:r w:rsidR="000B0553">
        <w:t xml:space="preserve">predicts that genotype dominates gene expression, whereby theoretical PC1 </w:t>
      </w:r>
      <w:r>
        <w:t xml:space="preserve">largely </w:t>
      </w:r>
      <w:r w:rsidR="000B0553">
        <w:t>accounts for variation driven by coral animal genotype. PC2</w:t>
      </w:r>
      <w:r w:rsidR="008E123A">
        <w:t xml:space="preserve"> under GDE</w:t>
      </w:r>
      <w:r w:rsidR="000B0553">
        <w:t xml:space="preserve"> </w:t>
      </w:r>
      <w:r w:rsidR="008E123A">
        <w:t xml:space="preserve">accounts for the </w:t>
      </w:r>
      <w:r w:rsidR="000B0553">
        <w:t xml:space="preserve">minor, </w:t>
      </w:r>
      <w:r w:rsidR="008E123A">
        <w:t>treatment</w:t>
      </w:r>
      <w:r w:rsidR="000B0553">
        <w:t xml:space="preserve">-based variation </w:t>
      </w:r>
      <w:r w:rsidR="008E123A">
        <w:t xml:space="preserve">among different genotypes. Given these </w:t>
      </w:r>
      <w:ins w:id="66" w:author="Erin Chille" w:date="2023-02-14T13:49:00Z">
        <w:r w:rsidR="009B6963">
          <w:t xml:space="preserve">two </w:t>
        </w:r>
      </w:ins>
      <w:r w:rsidR="008E123A">
        <w:t>scenarios</w:t>
      </w:r>
      <w:ins w:id="67" w:author="Erin Chille" w:date="2023-02-14T13:49:00Z">
        <w:r w:rsidR="009B6963">
          <w:t>, it i</w:t>
        </w:r>
      </w:ins>
      <w:del w:id="68" w:author="Erin Chille" w:date="2023-02-14T13:49:00Z">
        <w:r w:rsidR="008E123A" w:rsidDel="009B6963">
          <w:delText xml:space="preserve"> where do the </w:delText>
        </w:r>
        <w:r w:rsidR="008E123A" w:rsidRPr="008E123A" w:rsidDel="009B6963">
          <w:rPr>
            <w:i/>
          </w:rPr>
          <w:delText>P. acuta</w:delText>
        </w:r>
        <w:r w:rsidR="008E123A" w:rsidDel="009B6963">
          <w:delText xml:space="preserve"> fit?  </w:delText>
        </w:r>
        <w:r w:rsidDel="009B6963">
          <w:delText>A</w:delText>
        </w:r>
      </w:del>
      <w:r>
        <w:t xml:space="preserve">s apparent in </w:t>
      </w:r>
      <w:r w:rsidRPr="003A0E96">
        <w:rPr>
          <w:highlight w:val="yellow"/>
        </w:rPr>
        <w:t>Figure 2C</w:t>
      </w:r>
      <w:r>
        <w:t xml:space="preserve">, </w:t>
      </w:r>
      <w:ins w:id="69" w:author="Erin Chille" w:date="2023-02-14T13:49:00Z">
        <w:r w:rsidR="00BB1548">
          <w:t xml:space="preserve">that </w:t>
        </w:r>
      </w:ins>
      <w:r>
        <w:t xml:space="preserve">the </w:t>
      </w:r>
      <w:r w:rsidR="008E123A">
        <w:t xml:space="preserve">experimental data </w:t>
      </w:r>
      <w:r>
        <w:t xml:space="preserve">overwhelmingly </w:t>
      </w:r>
      <w:r w:rsidR="00F5556B">
        <w:t>support the GDE</w:t>
      </w:r>
      <w:r w:rsidR="00F42852" w:rsidRPr="00557827">
        <w:t xml:space="preserve"> model. Th</w:t>
      </w:r>
      <w:r>
        <w:t xml:space="preserve">is </w:t>
      </w:r>
      <w:r w:rsidR="00F42852" w:rsidRPr="00557827">
        <w:t xml:space="preserve">PCA </w:t>
      </w:r>
      <w:r>
        <w:t xml:space="preserve">analysis </w:t>
      </w:r>
      <w:r w:rsidR="00F42852" w:rsidRPr="00557827">
        <w:t>show</w:t>
      </w:r>
      <w:r w:rsidR="00F5556B">
        <w:t xml:space="preserve"> that</w:t>
      </w:r>
      <w:r w:rsidR="00F42852" w:rsidRPr="00557827">
        <w:t xml:space="preserve"> genotype is highly correlated with PC</w:t>
      </w:r>
      <w:r w:rsidR="00F42852" w:rsidRPr="004E04D0">
        <w:rPr>
          <w:rPrChange w:id="70" w:author="Erin Chille" w:date="2023-03-08T13:59:00Z">
            <w:rPr>
              <w:color w:val="FF0000"/>
            </w:rPr>
          </w:rPrChange>
        </w:rPr>
        <w:t>1</w:t>
      </w:r>
      <w:r w:rsidR="00F42852" w:rsidRPr="00557827">
        <w:t xml:space="preserve"> (</w:t>
      </w:r>
      <w:ins w:id="71" w:author="Erin Chille" w:date="2023-03-08T14:00:00Z">
        <w:r w:rsidR="00AF51D4" w:rsidRPr="008D6229">
          <w:rPr>
            <w:rFonts w:eastAsia="Arial"/>
            <w:i/>
            <w:iCs/>
            <w:color w:val="000000" w:themeColor="text1"/>
          </w:rPr>
          <w:t>r</w:t>
        </w:r>
        <w:r w:rsidR="00AF51D4" w:rsidRPr="008D6229">
          <w:rPr>
            <w:rFonts w:eastAsia="Arial"/>
            <w:color w:val="000000" w:themeColor="text1"/>
            <w:vertAlign w:val="subscript"/>
          </w:rPr>
          <w:t>s</w:t>
        </w:r>
        <w:r w:rsidR="00AF51D4" w:rsidRPr="008D6229">
          <w:rPr>
            <w:rFonts w:eastAsia="Arial"/>
            <w:color w:val="000000" w:themeColor="text1"/>
          </w:rPr>
          <w:t>=0.</w:t>
        </w:r>
        <w:r w:rsidR="00AF51D4">
          <w:rPr>
            <w:rFonts w:eastAsia="Arial"/>
            <w:color w:val="000000" w:themeColor="text1"/>
          </w:rPr>
          <w:t>9</w:t>
        </w:r>
        <w:r w:rsidR="00AF51D4" w:rsidRPr="008D6229">
          <w:rPr>
            <w:rFonts w:eastAsia="Arial"/>
            <w:color w:val="000000" w:themeColor="text1"/>
          </w:rPr>
          <w:t>, p-value=</w:t>
        </w:r>
      </w:ins>
      <w:ins w:id="72" w:author="Erin Chille" w:date="2023-03-08T14:01:00Z">
        <w:r w:rsidR="00AF51D4" w:rsidRPr="00AF51D4">
          <w:rPr>
            <w:rFonts w:eastAsia="Arial"/>
            <w:color w:val="000000" w:themeColor="text1"/>
          </w:rPr>
          <w:t>1.32E-15</w:t>
        </w:r>
        <w:r w:rsidR="00AF51D4">
          <w:rPr>
            <w:rFonts w:eastAsia="Arial"/>
            <w:color w:val="000000" w:themeColor="text1"/>
          </w:rPr>
          <w:t xml:space="preserve">, </w:t>
        </w:r>
        <w:r w:rsidR="00AF51D4" w:rsidRPr="00E81FCC">
          <w:rPr>
            <w:rFonts w:eastAsia="Arial"/>
            <w:color w:val="000000" w:themeColor="text1"/>
            <w:highlight w:val="yellow"/>
            <w:rPrChange w:id="73" w:author="Erin Chille" w:date="2023-03-08T14:01:00Z">
              <w:rPr>
                <w:rFonts w:eastAsia="Arial"/>
                <w:color w:val="000000" w:themeColor="text1"/>
              </w:rPr>
            </w:rPrChange>
          </w:rPr>
          <w:t xml:space="preserve">Table </w:t>
        </w:r>
        <w:r w:rsidR="00E81FCC" w:rsidRPr="00E81FCC">
          <w:rPr>
            <w:rFonts w:eastAsia="Arial"/>
            <w:color w:val="000000" w:themeColor="text1"/>
            <w:highlight w:val="yellow"/>
            <w:rPrChange w:id="74" w:author="Erin Chille" w:date="2023-03-08T14:01:00Z">
              <w:rPr>
                <w:rFonts w:eastAsia="Arial"/>
                <w:color w:val="000000" w:themeColor="text1"/>
              </w:rPr>
            </w:rPrChange>
          </w:rPr>
          <w:t>2, Table S</w:t>
        </w:r>
        <w:r w:rsidR="00E81FCC" w:rsidRPr="00E81FCC">
          <w:rPr>
            <w:rFonts w:eastAsia="Arial"/>
            <w:color w:val="FF0000"/>
            <w:highlight w:val="yellow"/>
            <w:rPrChange w:id="75" w:author="Erin Chille" w:date="2023-03-08T14:01:00Z">
              <w:rPr>
                <w:rFonts w:eastAsia="Arial"/>
                <w:color w:val="000000" w:themeColor="text1"/>
              </w:rPr>
            </w:rPrChange>
          </w:rPr>
          <w:t>X</w:t>
        </w:r>
      </w:ins>
      <w:del w:id="76" w:author="Erin Chille" w:date="2023-03-08T14:00:00Z">
        <w:r w:rsidR="00F42852" w:rsidRPr="00557827" w:rsidDel="00AF51D4">
          <w:rPr>
            <w:color w:val="FF0000"/>
          </w:rPr>
          <w:delText>insert stats</w:delText>
        </w:r>
      </w:del>
      <w:r w:rsidR="00F42852" w:rsidRPr="00557827">
        <w:t>), which accounts for the majority (</w:t>
      </w:r>
      <w:r w:rsidR="00F42852" w:rsidRPr="004E04D0">
        <w:rPr>
          <w:rPrChange w:id="77" w:author="Erin Chille" w:date="2023-03-08T13:59:00Z">
            <w:rPr>
              <w:color w:val="FF0000"/>
            </w:rPr>
          </w:rPrChange>
        </w:rPr>
        <w:t>2</w:t>
      </w:r>
      <w:ins w:id="78" w:author="Erin Chille" w:date="2023-03-08T13:59:00Z">
        <w:r w:rsidR="004E04D0" w:rsidRPr="004E04D0">
          <w:rPr>
            <w:rPrChange w:id="79" w:author="Erin Chille" w:date="2023-03-08T13:59:00Z">
              <w:rPr>
                <w:color w:val="FF0000"/>
              </w:rPr>
            </w:rPrChange>
          </w:rPr>
          <w:t>3.76</w:t>
        </w:r>
      </w:ins>
      <w:del w:id="80" w:author="Erin Chille" w:date="2023-03-08T13:59:00Z">
        <w:r w:rsidR="00F42852" w:rsidRPr="00557827" w:rsidDel="004E04D0">
          <w:rPr>
            <w:color w:val="FF0000"/>
          </w:rPr>
          <w:delText>4</w:delText>
        </w:r>
      </w:del>
      <w:r w:rsidR="00F42852" w:rsidRPr="00557827">
        <w:t>%) of variation, wh</w:t>
      </w:r>
      <w:r w:rsidR="00F5556B">
        <w:t>ereas</w:t>
      </w:r>
      <w:r w:rsidR="00F42852" w:rsidRPr="00557827">
        <w:t xml:space="preserve"> PC</w:t>
      </w:r>
      <w:r w:rsidR="00F42852" w:rsidRPr="003E081D">
        <w:rPr>
          <w:color w:val="000000" w:themeColor="text1"/>
          <w:rPrChange w:id="81" w:author="Erin Chille" w:date="2023-03-08T14:02:00Z">
            <w:rPr>
              <w:color w:val="FF0000"/>
            </w:rPr>
          </w:rPrChange>
        </w:rPr>
        <w:t>7</w:t>
      </w:r>
      <w:r w:rsidR="00F42852" w:rsidRPr="00557827">
        <w:t xml:space="preserve">, which explains </w:t>
      </w:r>
      <w:r w:rsidR="00F42852" w:rsidRPr="003E081D">
        <w:rPr>
          <w:color w:val="000000" w:themeColor="text1"/>
          <w:rPrChange w:id="82" w:author="Erin Chille" w:date="2023-03-08T14:02:00Z">
            <w:rPr>
              <w:color w:val="FF0000"/>
            </w:rPr>
          </w:rPrChange>
        </w:rPr>
        <w:t>2</w:t>
      </w:r>
      <w:ins w:id="83" w:author="Erin Chille" w:date="2023-03-08T14:02:00Z">
        <w:r w:rsidR="003E081D" w:rsidRPr="003E081D">
          <w:rPr>
            <w:color w:val="000000" w:themeColor="text1"/>
            <w:rPrChange w:id="84" w:author="Erin Chille" w:date="2023-03-08T14:02:00Z">
              <w:rPr>
                <w:color w:val="FF0000"/>
              </w:rPr>
            </w:rPrChange>
          </w:rPr>
          <w:t>.42</w:t>
        </w:r>
      </w:ins>
      <w:r w:rsidR="00F42852" w:rsidRPr="00557827">
        <w:t>% of variation in the data, is significantly, but only weakly correlated with treatment (</w:t>
      </w:r>
      <w:ins w:id="85" w:author="Erin Chille" w:date="2023-03-08T14:03:00Z">
        <w:r w:rsidR="00BB17A3" w:rsidRPr="008D6229">
          <w:rPr>
            <w:rFonts w:eastAsia="Arial"/>
            <w:i/>
            <w:iCs/>
            <w:color w:val="000000" w:themeColor="text1"/>
          </w:rPr>
          <w:t>r</w:t>
        </w:r>
        <w:r w:rsidR="00BB17A3" w:rsidRPr="008D6229">
          <w:rPr>
            <w:rFonts w:eastAsia="Arial"/>
            <w:color w:val="000000" w:themeColor="text1"/>
            <w:vertAlign w:val="subscript"/>
          </w:rPr>
          <w:t>s</w:t>
        </w:r>
        <w:r w:rsidR="00BB17A3" w:rsidRPr="008D6229">
          <w:rPr>
            <w:rFonts w:eastAsia="Arial"/>
            <w:color w:val="000000" w:themeColor="text1"/>
          </w:rPr>
          <w:t>=0</w:t>
        </w:r>
        <w:r w:rsidR="00BB17A3" w:rsidRPr="00BB17A3">
          <w:rPr>
            <w:rFonts w:eastAsia="Arial"/>
            <w:color w:val="000000" w:themeColor="text1"/>
          </w:rPr>
          <w:t>0.54</w:t>
        </w:r>
        <w:r w:rsidR="00BB17A3" w:rsidRPr="008D6229">
          <w:rPr>
            <w:rFonts w:eastAsia="Arial"/>
            <w:color w:val="000000" w:themeColor="text1"/>
          </w:rPr>
          <w:t>, p-value=</w:t>
        </w:r>
        <w:r w:rsidR="00BB17A3" w:rsidRPr="00AF51D4">
          <w:rPr>
            <w:rFonts w:eastAsia="Arial"/>
            <w:color w:val="000000" w:themeColor="text1"/>
          </w:rPr>
          <w:t>1</w:t>
        </w:r>
      </w:ins>
      <w:ins w:id="86" w:author="Erin Chille" w:date="2023-03-08T14:04:00Z">
        <w:r w:rsidR="00BB17A3" w:rsidRPr="00BB17A3">
          <w:rPr>
            <w:rFonts w:eastAsia="Arial"/>
            <w:color w:val="000000" w:themeColor="text1"/>
          </w:rPr>
          <w:t>6.43E-07</w:t>
        </w:r>
      </w:ins>
      <w:ins w:id="87" w:author="Erin Chille" w:date="2023-03-08T14:03:00Z">
        <w:r w:rsidR="00BB17A3">
          <w:rPr>
            <w:rFonts w:eastAsia="Arial"/>
            <w:color w:val="000000" w:themeColor="text1"/>
          </w:rPr>
          <w:t xml:space="preserve">, </w:t>
        </w:r>
        <w:r w:rsidR="00BB17A3" w:rsidRPr="008D6229">
          <w:rPr>
            <w:rFonts w:eastAsia="Arial"/>
            <w:color w:val="000000" w:themeColor="text1"/>
            <w:highlight w:val="yellow"/>
          </w:rPr>
          <w:t>Table 2, Table S</w:t>
        </w:r>
        <w:r w:rsidR="00BB17A3" w:rsidRPr="008D6229">
          <w:rPr>
            <w:rFonts w:eastAsia="Arial"/>
            <w:color w:val="FF0000"/>
            <w:highlight w:val="yellow"/>
          </w:rPr>
          <w:t>X</w:t>
        </w:r>
      </w:ins>
      <w:del w:id="88" w:author="Erin Chille" w:date="2023-03-08T14:03:00Z">
        <w:r w:rsidR="00F42852" w:rsidRPr="00557827" w:rsidDel="00BB17A3">
          <w:rPr>
            <w:color w:val="FF0000"/>
          </w:rPr>
          <w:delText>insert stats</w:delText>
        </w:r>
      </w:del>
      <w:r w:rsidR="00F42852" w:rsidRPr="00557827">
        <w:t xml:space="preserve">). </w:t>
      </w:r>
      <w:r w:rsidR="000447F1">
        <w:t>The two triploid clonal groups (Group</w:t>
      </w:r>
      <w:ins w:id="89" w:author="Erin Chille" w:date="2023-02-14T13:49:00Z">
        <w:r w:rsidR="001251D6">
          <w:t>s</w:t>
        </w:r>
      </w:ins>
      <w:r w:rsidR="000447F1">
        <w:t xml:space="preserve"> </w:t>
      </w:r>
      <w:ins w:id="90" w:author="Erin Chille" w:date="2023-02-14T13:49:00Z">
        <w:r w:rsidR="001251D6">
          <w:t>1</w:t>
        </w:r>
      </w:ins>
      <w:del w:id="91" w:author="Erin Chille" w:date="2023-02-14T13:49:00Z">
        <w:r w:rsidR="000447F1" w:rsidDel="001251D6">
          <w:delText>2</w:delText>
        </w:r>
      </w:del>
      <w:del w:id="92" w:author="Erin Chille" w:date="2023-02-14T13:50:00Z">
        <w:r w:rsidR="000447F1" w:rsidDel="001251D6">
          <w:delText>, 3</w:delText>
        </w:r>
      </w:del>
      <w:ins w:id="93" w:author="Erin Chille" w:date="2023-02-14T13:50:00Z">
        <w:r w:rsidR="001251D6">
          <w:t xml:space="preserve"> and 2</w:t>
        </w:r>
      </w:ins>
      <w:r w:rsidR="000447F1">
        <w:t xml:space="preserve">) are distinct from the diploids (Group </w:t>
      </w:r>
      <w:ins w:id="94" w:author="Erin Chille" w:date="2023-02-14T13:50:00Z">
        <w:r w:rsidR="001251D6">
          <w:t>3</w:t>
        </w:r>
      </w:ins>
      <w:del w:id="95" w:author="Erin Chille" w:date="2023-02-14T13:50:00Z">
        <w:r w:rsidR="000447F1" w:rsidDel="001251D6">
          <w:delText>1</w:delText>
        </w:r>
      </w:del>
      <w:r w:rsidR="000447F1">
        <w:t xml:space="preserve">). When all </w:t>
      </w:r>
      <w:r w:rsidR="000447F1" w:rsidRPr="00557827">
        <w:t>three genotypes</w:t>
      </w:r>
      <w:r w:rsidR="000447F1">
        <w:t xml:space="preserve"> are used in a </w:t>
      </w:r>
      <w:r w:rsidR="00F42852" w:rsidRPr="00557827">
        <w:t>differential gene expression analysis</w:t>
      </w:r>
      <w:r w:rsidR="00F5556B">
        <w:t>, no significant</w:t>
      </w:r>
      <w:r w:rsidR="008E123A">
        <w:t xml:space="preserve"> DEGs </w:t>
      </w:r>
      <w:r w:rsidR="00F42852" w:rsidRPr="00557827">
        <w:t>by treatment</w:t>
      </w:r>
      <w:r w:rsidR="000447F1">
        <w:t xml:space="preserve"> ar</w:t>
      </w:r>
      <w:del w:id="96" w:author="Erin Chille" w:date="2023-02-14T13:50:00Z">
        <w:r w:rsidR="000447F1" w:rsidDel="001251D6">
          <w:delText xml:space="preserve"> </w:delText>
        </w:r>
      </w:del>
      <w:r w:rsidR="000447F1">
        <w:t>e</w:t>
      </w:r>
      <w:ins w:id="97" w:author="Erin Chille" w:date="2023-02-14T13:50:00Z">
        <w:r w:rsidR="001251D6">
          <w:t xml:space="preserve"> </w:t>
        </w:r>
      </w:ins>
      <w:r w:rsidR="000447F1">
        <w:t>found</w:t>
      </w:r>
      <w:r w:rsidR="008E123A">
        <w:t xml:space="preserve"> (</w:t>
      </w:r>
      <w:r w:rsidR="008E123A" w:rsidRPr="008E123A">
        <w:rPr>
          <w:highlight w:val="yellow"/>
        </w:rPr>
        <w:t>Fig. 3</w:t>
      </w:r>
      <w:r w:rsidR="008E123A">
        <w:t>)</w:t>
      </w:r>
      <w:r w:rsidR="00F42852" w:rsidRPr="00557827">
        <w:t xml:space="preserve">. </w:t>
      </w:r>
      <w:ins w:id="98" w:author="Erin Chille" w:date="2023-03-08T13:57:00Z">
        <w:r w:rsidR="00B8034B">
          <w:t>We combined RNA-seq data (</w:t>
        </w:r>
        <w:commentRangeStart w:id="99"/>
        <w:r w:rsidR="00B8034B" w:rsidRPr="008D6229">
          <w:rPr>
            <w:highlight w:val="yellow"/>
          </w:rPr>
          <w:t>Tables SX, SX</w:t>
        </w:r>
        <w:commentRangeEnd w:id="99"/>
        <w:r w:rsidR="00B8034B">
          <w:rPr>
            <w:rStyle w:val="CommentReference"/>
          </w:rPr>
          <w:commentReference w:id="99"/>
        </w:r>
        <w:r w:rsidR="00B8034B">
          <w:t>) from the colonies with high pCO</w:t>
        </w:r>
        <w:r w:rsidR="00B8034B" w:rsidRPr="0028144E">
          <w:rPr>
            <w:vertAlign w:val="subscript"/>
          </w:rPr>
          <w:t>2</w:t>
        </w:r>
        <w:r w:rsidR="00B8034B">
          <w:t xml:space="preserve"> treatment with data from the control treatments because principle components analysis showed there was only 1.04% cumulative variation in gene expression across all significantly correlated principle components [p&lt;0.05</w:t>
        </w:r>
        <w:r w:rsidR="00B8034B" w:rsidRPr="002C1CED">
          <w:rPr>
            <w:highlight w:val="yellow"/>
          </w:rPr>
          <w:t>;</w:t>
        </w:r>
        <w:r w:rsidR="00B8034B" w:rsidRPr="008D6229">
          <w:rPr>
            <w:highlight w:val="yellow"/>
          </w:rPr>
          <w:t xml:space="preserve"> </w:t>
        </w:r>
        <w:r w:rsidR="00B8034B" w:rsidRPr="002C1CED">
          <w:rPr>
            <w:highlight w:val="yellow"/>
          </w:rPr>
          <w:t xml:space="preserve">Table 2, </w:t>
        </w:r>
        <w:r w:rsidR="00B8034B" w:rsidRPr="008D6229">
          <w:rPr>
            <w:highlight w:val="yellow"/>
          </w:rPr>
          <w:t xml:space="preserve">Table </w:t>
        </w:r>
        <w:r w:rsidR="00B8034B">
          <w:rPr>
            <w:color w:val="FF0000"/>
            <w:highlight w:val="yellow"/>
          </w:rPr>
          <w:t>S</w:t>
        </w:r>
        <w:r w:rsidR="00B8034B" w:rsidRPr="002C1CED">
          <w:rPr>
            <w:color w:val="FF0000"/>
            <w:highlight w:val="yellow"/>
          </w:rPr>
          <w:t>X</w:t>
        </w:r>
        <w:r w:rsidR="00B8034B">
          <w:rPr>
            <w:color w:val="FF0000"/>
          </w:rPr>
          <w:t>]</w:t>
        </w:r>
        <w:r w:rsidR="00B8034B" w:rsidRPr="008D6229">
          <w:t>.</w:t>
        </w:r>
        <w:r w:rsidR="00B8034B">
          <w:t xml:space="preserve"> </w:t>
        </w:r>
      </w:ins>
      <w:r w:rsidR="00F42852" w:rsidRPr="00557827">
        <w:t xml:space="preserve">Overall, these results show </w:t>
      </w:r>
      <w:r w:rsidR="00F5556B">
        <w:t xml:space="preserve">the absence </w:t>
      </w:r>
      <w:r w:rsidR="00F42852" w:rsidRPr="00557827">
        <w:t xml:space="preserve">of a core transcriptomic stress response in </w:t>
      </w:r>
      <w:r w:rsidR="00F42852" w:rsidRPr="00557827">
        <w:rPr>
          <w:i/>
        </w:rPr>
        <w:t>P acuta</w:t>
      </w:r>
      <w:r w:rsidR="00F42852" w:rsidRPr="00557827">
        <w:t xml:space="preserve">, which </w:t>
      </w:r>
      <w:r w:rsidR="00F5556B">
        <w:t xml:space="preserve">contrasts strongly with </w:t>
      </w:r>
      <w:r w:rsidR="00F42852" w:rsidRPr="00557827">
        <w:t xml:space="preserve">studies </w:t>
      </w:r>
      <w:r w:rsidR="00F5556B">
        <w:t>of a</w:t>
      </w:r>
      <w:r w:rsidR="00F42852" w:rsidRPr="00557827">
        <w:t xml:space="preserve">croporids that </w:t>
      </w:r>
      <w:r w:rsidR="00F5556B">
        <w:t>identify</w:t>
      </w:r>
      <w:r w:rsidR="00F5556B" w:rsidRPr="00557827">
        <w:t xml:space="preserve"> </w:t>
      </w:r>
      <w:r w:rsidR="00F42852" w:rsidRPr="00557827">
        <w:t xml:space="preserve">a highly conserved group of genes </w:t>
      </w:r>
      <w:r w:rsidR="000447F1">
        <w:t xml:space="preserve">across different genotypes that are </w:t>
      </w:r>
      <w:r w:rsidR="00F42852" w:rsidRPr="00557827">
        <w:t xml:space="preserve">consistently associated with </w:t>
      </w:r>
      <w:r w:rsidR="00E76598" w:rsidRPr="00904426">
        <w:t xml:space="preserve">the </w:t>
      </w:r>
      <w:r w:rsidR="00F42852" w:rsidRPr="00904426">
        <w:t>stress response</w:t>
      </w:r>
      <w:ins w:id="100" w:author="Erin Chille" w:date="2023-02-14T14:06:00Z">
        <w:r w:rsidR="00007E28" w:rsidRPr="00904426">
          <w:fldChar w:fldCharType="begin" w:fldLock="1"/>
        </w:r>
      </w:ins>
      <w:ins w:id="101" w:author="Erin Chille" w:date="2023-02-14T14:11:00Z">
        <w:r w:rsidR="00904426" w:rsidRPr="00904426">
          <w:rPr>
            <w:rPrChange w:id="102" w:author="Erin Chille" w:date="2023-02-14T14:12:00Z">
              <w:rPr>
                <w:highlight w:val="yellow"/>
              </w:rPr>
            </w:rPrChange>
          </w:rPr>
          <w:instrText>ADDIN paperpile_citation &lt;clusterId&gt;N976A133Q423N247&lt;/clusterId&gt;&lt;metadata&gt;&lt;citation&gt;&lt;id&gt;eb6ae8ab-1791-4dce-9eea-16ee7fe6b503&lt;/id&gt;&lt;/citation&gt;&lt;citation&gt;&lt;id&gt;e8d250bb-dc4a-4eac-8208-5b4aa2fb979d&lt;/id&gt;&lt;/citation&gt;&lt;/metadata&gt;&lt;data&gt;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&lt;/data&gt; \* MERGEFORMAT</w:instrText>
        </w:r>
      </w:ins>
      <w:r w:rsidR="00007E28" w:rsidRPr="00904426">
        <w:fldChar w:fldCharType="separate"/>
      </w:r>
      <w:ins w:id="103" w:author="Erin Chille" w:date="2023-02-14T14:11:00Z">
        <w:r w:rsidR="00904426" w:rsidRPr="002E0032">
          <w:rPr>
            <w:noProof/>
            <w:vertAlign w:val="superscript"/>
            <w:rPrChange w:id="104" w:author="Erin Chille" w:date="2023-02-15T12:02:00Z">
              <w:rPr>
                <w:noProof/>
                <w:highlight w:val="yellow"/>
                <w:vertAlign w:val="superscript"/>
              </w:rPr>
            </w:rPrChange>
          </w:rPr>
          <w:t>7,8</w:t>
        </w:r>
      </w:ins>
      <w:ins w:id="105" w:author="Erin Chille" w:date="2023-02-14T14:06:00Z">
        <w:r w:rsidR="00007E28" w:rsidRPr="00904426">
          <w:fldChar w:fldCharType="end"/>
        </w:r>
      </w:ins>
      <w:del w:id="106" w:author="Erin Chille" w:date="2023-02-14T14:04:00Z">
        <w:r w:rsidR="000447F1" w:rsidRPr="00904426" w:rsidDel="002C6D56">
          <w:delText xml:space="preserve"> [</w:delText>
        </w:r>
        <w:r w:rsidR="000447F1" w:rsidRPr="00904426" w:rsidDel="002C6D56">
          <w:rPr>
            <w:rPrChange w:id="107" w:author="Erin Chille" w:date="2023-02-14T14:12:00Z">
              <w:rPr>
                <w:highlight w:val="yellow"/>
              </w:rPr>
            </w:rPrChange>
          </w:rPr>
          <w:delText>ref</w:delText>
        </w:r>
        <w:r w:rsidR="000447F1" w:rsidRPr="00904426" w:rsidDel="002C6D56">
          <w:delText>]</w:delText>
        </w:r>
      </w:del>
      <w:r w:rsidR="00F42852" w:rsidRPr="00904426">
        <w:t xml:space="preserve">. </w:t>
      </w:r>
      <w:r w:rsidR="000447F1" w:rsidRPr="00C277CB">
        <w:t>Therefore, o</w:t>
      </w:r>
      <w:r w:rsidR="00E76598" w:rsidRPr="00C277CB">
        <w:t xml:space="preserve">ur results </w:t>
      </w:r>
      <w:r w:rsidR="00F42852" w:rsidRPr="00C277CB">
        <w:t xml:space="preserve">support the alternative </w:t>
      </w:r>
      <w:r w:rsidR="00E76598" w:rsidRPr="00C277CB">
        <w:t xml:space="preserve">GDE </w:t>
      </w:r>
      <w:r w:rsidR="00F42852" w:rsidRPr="00C277CB">
        <w:t>model proposed here</w:t>
      </w:r>
      <w:r w:rsidR="00E76598" w:rsidRPr="00C277CB">
        <w:t>,</w:t>
      </w:r>
      <w:r w:rsidR="00F42852" w:rsidRPr="00C277CB">
        <w:t xml:space="preserve"> wherein gene expression profiles observed in this experiment are primarily governed by genotype, </w:t>
      </w:r>
      <w:del w:id="108" w:author="Erin Chille" w:date="2023-02-14T14:12:00Z">
        <w:r w:rsidR="00E76598" w:rsidRPr="00C277CB" w:rsidDel="00904426">
          <w:delText xml:space="preserve">and </w:delText>
        </w:r>
      </w:del>
      <w:ins w:id="109" w:author="Erin Chille" w:date="2023-02-14T14:12:00Z">
        <w:r w:rsidR="00904426">
          <w:t>while</w:t>
        </w:r>
        <w:r w:rsidR="00904426" w:rsidRPr="00C277CB">
          <w:t xml:space="preserve"> </w:t>
        </w:r>
      </w:ins>
      <w:r w:rsidR="00F42852" w:rsidRPr="00C277CB">
        <w:t>treatment and timeline may have very weak effects.</w:t>
      </w:r>
      <w:del w:id="110" w:author="Erin Chille" w:date="2023-02-14T14:12:00Z">
        <w:r w:rsidR="00F42852" w:rsidRPr="00557827" w:rsidDel="00904426">
          <w:delText xml:space="preserve"> </w:delText>
        </w:r>
        <w:r w:rsidR="00F42852" w:rsidRPr="00557827" w:rsidDel="00904426">
          <w:tab/>
        </w:r>
      </w:del>
    </w:p>
    <w:p w14:paraId="78316BAD" w14:textId="77777777" w:rsidR="008564F3" w:rsidRPr="00557827" w:rsidRDefault="008564F3">
      <w:pPr>
        <w:spacing w:line="240" w:lineRule="auto"/>
      </w:pPr>
    </w:p>
    <w:p w14:paraId="1AFCB8B9" w14:textId="0A1B1A0D" w:rsidR="008564F3" w:rsidRPr="00557827" w:rsidDel="0041399E" w:rsidRDefault="0019351C">
      <w:pPr>
        <w:spacing w:line="240" w:lineRule="auto"/>
        <w:rPr>
          <w:del w:id="111" w:author="Erin Chille" w:date="2023-02-14T13:51:00Z"/>
        </w:rPr>
      </w:pPr>
      <w:del w:id="112" w:author="Erin Chille" w:date="2023-02-14T13:51:00Z">
        <w:r w:rsidDel="0041399E">
          <w:delText>More…</w:delText>
        </w:r>
      </w:del>
    </w:p>
    <w:p w14:paraId="0A5D4201" w14:textId="7489C26D" w:rsidR="0019351C" w:rsidRPr="00557827" w:rsidDel="0041399E" w:rsidRDefault="0019351C" w:rsidP="0019351C">
      <w:pPr>
        <w:numPr>
          <w:ilvl w:val="0"/>
          <w:numId w:val="2"/>
        </w:numPr>
        <w:spacing w:line="240" w:lineRule="auto"/>
        <w:rPr>
          <w:del w:id="113" w:author="Erin Chille" w:date="2023-02-14T13:51:00Z"/>
        </w:rPr>
      </w:pPr>
      <w:del w:id="114" w:author="Erin Chille" w:date="2023-02-14T13:51:00Z">
        <w:r w:rsidRPr="00557827" w:rsidDel="0041399E">
          <w:delText>Paragraph 3:</w:delText>
        </w:r>
      </w:del>
    </w:p>
    <w:p w14:paraId="10AAA02C" w14:textId="0D6423EB" w:rsidR="0019351C" w:rsidRPr="00557827" w:rsidDel="0041399E" w:rsidRDefault="0019351C" w:rsidP="0019351C">
      <w:pPr>
        <w:numPr>
          <w:ilvl w:val="2"/>
          <w:numId w:val="2"/>
        </w:numPr>
        <w:spacing w:line="240" w:lineRule="auto"/>
        <w:rPr>
          <w:del w:id="115" w:author="Erin Chille" w:date="2023-02-14T13:51:00Z"/>
        </w:rPr>
      </w:pPr>
      <w:del w:id="116" w:author="Erin Chille" w:date="2023-02-14T13:51:00Z">
        <w:r w:rsidRPr="00557827" w:rsidDel="0041399E">
          <w:delText>Introduce more detail on differences in the gene expression patterns seen in the different clades</w:delText>
        </w:r>
      </w:del>
    </w:p>
    <w:p w14:paraId="7CCF62B1" w14:textId="25692349" w:rsidR="0019351C" w:rsidRPr="00557827" w:rsidDel="0041399E" w:rsidRDefault="0019351C" w:rsidP="0019351C">
      <w:pPr>
        <w:numPr>
          <w:ilvl w:val="2"/>
          <w:numId w:val="2"/>
        </w:numPr>
        <w:spacing w:line="240" w:lineRule="auto"/>
        <w:rPr>
          <w:del w:id="117" w:author="Erin Chille" w:date="2023-02-14T13:51:00Z"/>
        </w:rPr>
      </w:pPr>
      <w:del w:id="118" w:author="Erin Chille" w:date="2023-02-14T13:51:00Z">
        <w:r w:rsidRPr="00557827" w:rsidDel="0041399E">
          <w:delText>Gene expression differences between samples of a single clonal lineage show small effect of treatment</w:delText>
        </w:r>
      </w:del>
    </w:p>
    <w:p w14:paraId="3B0A0EAC" w14:textId="10E8B41B" w:rsidR="0019351C" w:rsidRPr="00557827" w:rsidDel="0041399E" w:rsidRDefault="0019351C" w:rsidP="0019351C">
      <w:pPr>
        <w:numPr>
          <w:ilvl w:val="0"/>
          <w:numId w:val="2"/>
        </w:numPr>
        <w:spacing w:line="240" w:lineRule="auto"/>
        <w:rPr>
          <w:del w:id="119" w:author="Erin Chille" w:date="2023-02-14T13:51:00Z"/>
        </w:rPr>
      </w:pPr>
      <w:del w:id="120" w:author="Erin Chille" w:date="2023-02-14T13:51:00Z">
        <w:r w:rsidRPr="00557827" w:rsidDel="0041399E">
          <w:delText>Paragraph 4:</w:delText>
        </w:r>
      </w:del>
    </w:p>
    <w:p w14:paraId="0BE1A565" w14:textId="4B294450" w:rsidR="0019351C" w:rsidRPr="00557827" w:rsidDel="0041399E" w:rsidRDefault="0019351C" w:rsidP="0019351C">
      <w:pPr>
        <w:numPr>
          <w:ilvl w:val="1"/>
          <w:numId w:val="2"/>
        </w:numPr>
        <w:spacing w:line="240" w:lineRule="auto"/>
        <w:rPr>
          <w:del w:id="121" w:author="Erin Chille" w:date="2023-02-14T13:51:00Z"/>
        </w:rPr>
      </w:pPr>
      <w:del w:id="122" w:author="Erin Chille" w:date="2023-02-14T13:51:00Z">
        <w:r w:rsidRPr="00557827" w:rsidDel="0041399E">
          <w:delText>Limitations</w:delText>
        </w:r>
      </w:del>
    </w:p>
    <w:p w14:paraId="04B5842A" w14:textId="024E5BF0" w:rsidR="008564F3" w:rsidRDefault="008564F3">
      <w:pPr>
        <w:spacing w:line="240" w:lineRule="auto"/>
      </w:pPr>
    </w:p>
    <w:p w14:paraId="742DBABA" w14:textId="2F771421" w:rsidR="00251FA9" w:rsidRPr="00251FA9" w:rsidRDefault="00251FA9" w:rsidP="00786929">
      <w:pPr>
        <w:spacing w:line="240" w:lineRule="auto"/>
        <w:rPr>
          <w:sz w:val="28"/>
          <w:szCs w:val="28"/>
        </w:rPr>
      </w:pPr>
      <w:r w:rsidRPr="00251FA9">
        <w:rPr>
          <w:sz w:val="28"/>
          <w:szCs w:val="28"/>
        </w:rPr>
        <w:t>Question</w:t>
      </w:r>
      <w:r>
        <w:rPr>
          <w:sz w:val="28"/>
          <w:szCs w:val="28"/>
        </w:rPr>
        <w:t>s</w:t>
      </w:r>
      <w:r w:rsidRPr="00251FA9">
        <w:rPr>
          <w:sz w:val="28"/>
          <w:szCs w:val="28"/>
        </w:rPr>
        <w:t xml:space="preserve"> raised</w:t>
      </w:r>
      <w:r>
        <w:rPr>
          <w:sz w:val="28"/>
          <w:szCs w:val="28"/>
        </w:rPr>
        <w:t xml:space="preserve"> </w:t>
      </w:r>
      <w:r w:rsidRPr="00251FA9">
        <w:rPr>
          <w:sz w:val="28"/>
          <w:szCs w:val="28"/>
        </w:rPr>
        <w:t>by our stu</w:t>
      </w:r>
      <w:r>
        <w:rPr>
          <w:sz w:val="28"/>
          <w:szCs w:val="28"/>
        </w:rPr>
        <w:t>d</w:t>
      </w:r>
      <w:r w:rsidRPr="00251FA9">
        <w:rPr>
          <w:sz w:val="28"/>
          <w:szCs w:val="28"/>
        </w:rPr>
        <w:t>y</w:t>
      </w:r>
    </w:p>
    <w:p w14:paraId="25271F59" w14:textId="15B2B8F1" w:rsidR="00100BD8" w:rsidRPr="00A95E4E" w:rsidRDefault="00786929" w:rsidP="00786929">
      <w:pPr>
        <w:spacing w:line="240" w:lineRule="auto"/>
        <w:rPr>
          <w:rFonts w:eastAsia="Arial"/>
          <w:rPrChange w:id="123" w:author="Erin Chille" w:date="2023-02-14T14:22:00Z">
            <w:rPr>
              <w:rFonts w:eastAsia="Arial"/>
              <w:color w:val="333333"/>
            </w:rPr>
          </w:rPrChange>
        </w:rPr>
      </w:pPr>
      <w:r w:rsidRPr="00557827">
        <w:lastRenderedPageBreak/>
        <w:t xml:space="preserve">Here, we show that in </w:t>
      </w:r>
      <w:r w:rsidRPr="00557827">
        <w:rPr>
          <w:i/>
        </w:rPr>
        <w:t>P</w:t>
      </w:r>
      <w:r w:rsidR="00BB0248">
        <w:rPr>
          <w:i/>
        </w:rPr>
        <w:t>.</w:t>
      </w:r>
      <w:r w:rsidRPr="00557827">
        <w:rPr>
          <w:i/>
        </w:rPr>
        <w:t xml:space="preserve"> acuta</w:t>
      </w:r>
      <w:r w:rsidRPr="00557827">
        <w:t>, a coral that primarily reproduces asexually, gene expression during a heat stress challenge is primarily driven by genotype</w:t>
      </w:r>
      <w:r>
        <w:t>,</w:t>
      </w:r>
      <w:r w:rsidRPr="00557827">
        <w:t xml:space="preserve"> despite a clear phenotypic response to treatment</w:t>
      </w:r>
      <w:r>
        <w:t xml:space="preserve"> that spans all genotypes</w:t>
      </w:r>
      <w:r w:rsidRPr="00557827">
        <w:t xml:space="preserve">. </w:t>
      </w:r>
      <w:r w:rsidR="00BB0248">
        <w:t>Based on these data</w:t>
      </w:r>
      <w:r w:rsidRPr="00557827">
        <w:t xml:space="preserve">, we propose an alternative model for gene expression in corals in which genotype, not environment, drives gene expression variation, and we discuss the role that genotype has in terms of the adaptive capacity of corals to </w:t>
      </w:r>
      <w:r>
        <w:t xml:space="preserve">withstanding </w:t>
      </w:r>
      <w:r w:rsidRPr="00557827">
        <w:t>disturbance.</w:t>
      </w:r>
      <w:r w:rsidR="00B8283C">
        <w:t xml:space="preserve"> </w:t>
      </w:r>
      <w:r w:rsidR="003275FB">
        <w:t xml:space="preserve">Our findings </w:t>
      </w:r>
      <w:r w:rsidR="00BB0248">
        <w:t xml:space="preserve">lead to two </w:t>
      </w:r>
      <w:r w:rsidR="003275FB">
        <w:t xml:space="preserve">critical questions that </w:t>
      </w:r>
      <w:r w:rsidR="00BB0248">
        <w:t xml:space="preserve">should </w:t>
      </w:r>
      <w:r w:rsidR="003275FB">
        <w:t xml:space="preserve">be addressed in future coral studies. The </w:t>
      </w:r>
      <w:r w:rsidR="00BB0248">
        <w:t>first and most impo</w:t>
      </w:r>
      <w:r w:rsidR="003275FB">
        <w:t>rtant is, given that gene expression is under strong selection, why does it not shift under prolonge</w:t>
      </w:r>
      <w:r w:rsidR="006875AF">
        <w:t>d</w:t>
      </w:r>
      <w:r w:rsidR="003275FB">
        <w:t xml:space="preserve"> thermal stress, that in many cases leads to colony death </w:t>
      </w:r>
      <w:r w:rsidR="00BB0248">
        <w:t xml:space="preserve">in </w:t>
      </w:r>
      <w:r w:rsidR="00BB0248" w:rsidRPr="00557827">
        <w:rPr>
          <w:i/>
        </w:rPr>
        <w:t>P</w:t>
      </w:r>
      <w:r w:rsidR="00BB0248">
        <w:rPr>
          <w:i/>
        </w:rPr>
        <w:t>.</w:t>
      </w:r>
      <w:r w:rsidR="00BB0248" w:rsidRPr="00557827">
        <w:rPr>
          <w:i/>
        </w:rPr>
        <w:t xml:space="preserve"> acuta</w:t>
      </w:r>
      <w:r w:rsidR="00BB0248">
        <w:t xml:space="preserve"> </w:t>
      </w:r>
      <w:r w:rsidR="003275FB">
        <w:t xml:space="preserve">(see </w:t>
      </w:r>
      <w:r w:rsidR="003275FB" w:rsidRPr="003275FB">
        <w:rPr>
          <w:highlight w:val="yellow"/>
        </w:rPr>
        <w:t>Fig. 3</w:t>
      </w:r>
      <w:r w:rsidR="003275FB">
        <w:t xml:space="preserve">)? One possible answer is that gene expression reflects past adaptive responses to local conditions that are not </w:t>
      </w:r>
      <w:r w:rsidR="00BB0248">
        <w:t>rapidly</w:t>
      </w:r>
      <w:r w:rsidR="003275FB">
        <w:t xml:space="preserve"> changed </w:t>
      </w:r>
      <w:r w:rsidR="00BB0248">
        <w:t>in</w:t>
      </w:r>
      <w:r w:rsidR="003275FB">
        <w:t xml:space="preserve"> different host animal genotypes. For this reason, downstream </w:t>
      </w:r>
      <w:r w:rsidR="009037AF" w:rsidRPr="009037AF">
        <w:t>post-transcriptional</w:t>
      </w:r>
      <w:r w:rsidR="009037AF">
        <w:t xml:space="preserve"> mechanisms such as </w:t>
      </w:r>
      <w:r w:rsidR="003275FB">
        <w:t>differential access to the translation machiner</w:t>
      </w:r>
      <w:r w:rsidR="009037AF">
        <w:t xml:space="preserve">y, regulation of </w:t>
      </w:r>
      <w:r w:rsidR="009037AF" w:rsidRPr="009037AF">
        <w:t>protein degradation</w:t>
      </w:r>
      <w:r w:rsidR="009037AF">
        <w:t xml:space="preserve">, and </w:t>
      </w:r>
      <w:r w:rsidR="009037AF" w:rsidRPr="009037AF">
        <w:t>protein level buffering</w:t>
      </w:r>
      <w:ins w:id="124" w:author="Erin Chille" w:date="2023-02-14T14:20:00Z">
        <w:r w:rsidR="00F72AE3">
          <w:fldChar w:fldCharType="begin" w:fldLock="1"/>
        </w:r>
        <w:r w:rsidR="00F72AE3">
          <w:instrText>ADDIN paperpile_citation &lt;clusterId&gt;X776L734A224E847&lt;/clusterId&gt;&lt;metadata&gt;&lt;citation&gt;&lt;id&gt;65173791-3c8c-0810-9718-81ab2c7c6535&lt;/id&gt;&lt;/citation&gt;&lt;citation&gt;&lt;id&gt;48386f62-e7cd-0e25-a4ba-c51e3c3d2bf8&lt;/id&gt;&lt;/citation&gt;&lt;/metadata&gt;&lt;data&gt;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&lt;/data&gt; \* MERGEFORMAT</w:instrText>
        </w:r>
      </w:ins>
      <w:r w:rsidR="00F72AE3">
        <w:fldChar w:fldCharType="separate"/>
      </w:r>
      <w:ins w:id="125" w:author="Erin Chille" w:date="2023-02-14T14:20:00Z">
        <w:r w:rsidR="00F72AE3" w:rsidRPr="002E0032">
          <w:rPr>
            <w:noProof/>
            <w:vertAlign w:val="superscript"/>
            <w:rPrChange w:id="126" w:author="Erin Chille" w:date="2023-02-15T12:02:00Z">
              <w:rPr>
                <w:noProof/>
              </w:rPr>
            </w:rPrChange>
          </w:rPr>
          <w:t>9,10</w:t>
        </w:r>
        <w:r w:rsidR="00F72AE3">
          <w:fldChar w:fldCharType="end"/>
        </w:r>
      </w:ins>
      <w:r w:rsidR="009037AF" w:rsidRPr="009037AF">
        <w:t xml:space="preserve"> </w:t>
      </w:r>
      <w:del w:id="127" w:author="Erin Chille" w:date="2023-02-14T14:20:00Z">
        <w:r w:rsidR="009037AF" w:rsidDel="00F72AE3">
          <w:delText>[</w:delText>
        </w:r>
        <w:commentRangeStart w:id="128"/>
        <w:r w:rsidR="009037AF" w:rsidDel="00F72AE3">
          <w:delText>refs</w:delText>
        </w:r>
        <w:commentRangeEnd w:id="128"/>
        <w:r w:rsidR="009037AF" w:rsidDel="00F72AE3">
          <w:rPr>
            <w:rStyle w:val="CommentReference"/>
          </w:rPr>
          <w:commentReference w:id="128"/>
        </w:r>
        <w:r w:rsidR="009037AF" w:rsidDel="00F72AE3">
          <w:delText xml:space="preserve">] </w:delText>
        </w:r>
      </w:del>
      <w:r w:rsidR="009037AF">
        <w:t xml:space="preserve">may be more informative when considering coral stress responses. These </w:t>
      </w:r>
      <w:r w:rsidR="003275FB">
        <w:t>feedback</w:t>
      </w:r>
      <w:r w:rsidR="009037AF">
        <w:t xml:space="preserve"> </w:t>
      </w:r>
      <w:r w:rsidR="003275FB">
        <w:t>s</w:t>
      </w:r>
      <w:r w:rsidR="009037AF">
        <w:t xml:space="preserve">ystems will ultimately </w:t>
      </w:r>
      <w:r w:rsidR="003275FB">
        <w:t>control enzym</w:t>
      </w:r>
      <w:r w:rsidR="009037AF">
        <w:t xml:space="preserve">e abundance and activity, thereby, </w:t>
      </w:r>
      <w:r w:rsidR="003275FB">
        <w:t>metabolite production</w:t>
      </w:r>
      <w:r w:rsidR="006875AF">
        <w:t>,</w:t>
      </w:r>
      <w:r w:rsidR="003275FB">
        <w:t xml:space="preserve"> </w:t>
      </w:r>
      <w:r w:rsidR="009037AF">
        <w:t xml:space="preserve">which underlie the physiological (bleaching) response that we </w:t>
      </w:r>
      <w:r w:rsidR="009037AF" w:rsidRPr="00A95E4E">
        <w:t>report.</w:t>
      </w:r>
      <w:r w:rsidR="006875AF" w:rsidRPr="00A95E4E">
        <w:t xml:space="preserve"> Our system is peculiar in th</w:t>
      </w:r>
      <w:r w:rsidR="00BB0248" w:rsidRPr="00A95E4E">
        <w:t>e</w:t>
      </w:r>
      <w:r w:rsidR="006875AF" w:rsidRPr="00A95E4E">
        <w:t xml:space="preserve"> respect we have controlled for genetic background by exploiting the natural reproductive system of </w:t>
      </w:r>
      <w:r w:rsidR="006875AF" w:rsidRPr="00A95E4E">
        <w:rPr>
          <w:i/>
          <w:iCs/>
        </w:rPr>
        <w:t>P. acuta</w:t>
      </w:r>
      <w:r w:rsidR="006875AF" w:rsidRPr="00A95E4E">
        <w:t xml:space="preserve"> in </w:t>
      </w:r>
      <w:r w:rsidR="006875AF" w:rsidRPr="00A95E4E">
        <w:rPr>
          <w:rFonts w:eastAsia="Arial"/>
          <w:rPrChange w:id="129" w:author="Erin Chille" w:date="2023-02-14T14:22:00Z">
            <w:rPr>
              <w:rFonts w:eastAsia="Arial"/>
              <w:color w:val="333333"/>
            </w:rPr>
          </w:rPrChange>
        </w:rPr>
        <w:t xml:space="preserve">Kāneʻohe Bay that relies on clonal propagation. We speculate that past stressful episodes such as freshwater incursion </w:t>
      </w:r>
      <w:r w:rsidR="00420010" w:rsidRPr="00A95E4E">
        <w:rPr>
          <w:rFonts w:eastAsia="Arial"/>
          <w:rPrChange w:id="130" w:author="Erin Chille" w:date="2023-02-14T14:22:00Z">
            <w:rPr>
              <w:rFonts w:eastAsia="Arial"/>
              <w:color w:val="333333"/>
            </w:rPr>
          </w:rPrChange>
        </w:rPr>
        <w:t xml:space="preserve">and </w:t>
      </w:r>
      <w:r w:rsidR="006875AF" w:rsidRPr="00A95E4E">
        <w:rPr>
          <w:rFonts w:eastAsia="Arial"/>
          <w:rPrChange w:id="131" w:author="Erin Chille" w:date="2023-02-14T14:22:00Z">
            <w:rPr>
              <w:rFonts w:eastAsia="Arial"/>
              <w:color w:val="333333"/>
            </w:rPr>
          </w:rPrChange>
        </w:rPr>
        <w:t>heating events</w:t>
      </w:r>
      <w:ins w:id="132" w:author="Erin Chille" w:date="2023-02-14T14:22:00Z">
        <w:r w:rsidR="00D903D6">
          <w:rPr>
            <w:rFonts w:eastAsia="Arial"/>
          </w:rPr>
          <w:fldChar w:fldCharType="begin" w:fldLock="1"/>
        </w:r>
        <w:r w:rsidR="00D903D6">
          <w:rPr>
            <w:rFonts w:eastAsia="Arial"/>
          </w:rPr>
          <w:instrText>ADDIN paperpile_citation &lt;clusterId&gt;B267P325E695J399&lt;/clusterId&gt;&lt;metadata&gt;&lt;citation&gt;&lt;id&gt;76d448db-d04c-0592-8ea4-4ec255a89752&lt;/id&gt;&lt;/citation&gt;&lt;/metadata&gt;&lt;data&gt;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&lt;/data&gt; \* MERGEFORMAT</w:instrText>
        </w:r>
      </w:ins>
      <w:r w:rsidR="00D903D6">
        <w:rPr>
          <w:rFonts w:eastAsia="Arial"/>
        </w:rPr>
        <w:fldChar w:fldCharType="separate"/>
      </w:r>
      <w:ins w:id="133" w:author="Erin Chille" w:date="2023-02-14T14:22:00Z">
        <w:r w:rsidR="00D903D6" w:rsidRPr="002E0032">
          <w:rPr>
            <w:rFonts w:eastAsia="Arial"/>
            <w:noProof/>
            <w:vertAlign w:val="superscript"/>
            <w:rPrChange w:id="134" w:author="Erin Chille" w:date="2023-02-15T12:02:00Z">
              <w:rPr>
                <w:rFonts w:eastAsia="Arial"/>
                <w:noProof/>
              </w:rPr>
            </w:rPrChange>
          </w:rPr>
          <w:t>11</w:t>
        </w:r>
        <w:r w:rsidR="00D903D6">
          <w:rPr>
            <w:rFonts w:eastAsia="Arial"/>
          </w:rPr>
          <w:fldChar w:fldCharType="end"/>
        </w:r>
      </w:ins>
      <w:r w:rsidR="006875AF" w:rsidRPr="00A95E4E">
        <w:rPr>
          <w:rFonts w:eastAsia="Arial"/>
          <w:rPrChange w:id="135" w:author="Erin Chille" w:date="2023-02-14T14:22:00Z">
            <w:rPr>
              <w:rFonts w:eastAsia="Arial"/>
              <w:color w:val="333333"/>
            </w:rPr>
          </w:rPrChange>
        </w:rPr>
        <w:t xml:space="preserve"> </w:t>
      </w:r>
      <w:del w:id="136" w:author="Erin Chille" w:date="2023-02-14T14:23:00Z">
        <w:r w:rsidR="006875AF" w:rsidRPr="00A95E4E" w:rsidDel="00D903D6">
          <w:rPr>
            <w:rFonts w:eastAsia="Arial"/>
            <w:rPrChange w:id="137" w:author="Erin Chille" w:date="2023-02-14T14:22:00Z">
              <w:rPr>
                <w:rFonts w:eastAsia="Arial"/>
                <w:color w:val="333333"/>
              </w:rPr>
            </w:rPrChange>
          </w:rPr>
          <w:delText>[</w:delText>
        </w:r>
        <w:commentRangeStart w:id="138"/>
        <w:r w:rsidR="006875AF" w:rsidRPr="00A95E4E" w:rsidDel="00D903D6">
          <w:rPr>
            <w:rFonts w:eastAsia="Arial"/>
            <w:highlight w:val="yellow"/>
            <w:rPrChange w:id="139" w:author="Erin Chille" w:date="2023-02-14T14:22:00Z">
              <w:rPr>
                <w:rFonts w:eastAsia="Arial"/>
                <w:color w:val="333333"/>
                <w:highlight w:val="yellow"/>
              </w:rPr>
            </w:rPrChange>
          </w:rPr>
          <w:delText>r</w:delText>
        </w:r>
      </w:del>
      <w:del w:id="140" w:author="Erin Chille" w:date="2023-02-14T14:22:00Z">
        <w:r w:rsidR="006875AF" w:rsidRPr="00A95E4E" w:rsidDel="00D903D6">
          <w:rPr>
            <w:rFonts w:eastAsia="Arial"/>
            <w:highlight w:val="yellow"/>
            <w:rPrChange w:id="141" w:author="Erin Chille" w:date="2023-02-14T14:22:00Z">
              <w:rPr>
                <w:rFonts w:eastAsia="Arial"/>
                <w:color w:val="333333"/>
                <w:highlight w:val="yellow"/>
              </w:rPr>
            </w:rPrChange>
          </w:rPr>
          <w:delText>ef</w:delText>
        </w:r>
        <w:commentRangeEnd w:id="138"/>
        <w:r w:rsidR="00DB1151" w:rsidRPr="00A95E4E" w:rsidDel="00D903D6">
          <w:rPr>
            <w:rStyle w:val="CommentReference"/>
          </w:rPr>
          <w:commentReference w:id="138"/>
        </w:r>
        <w:r w:rsidR="006875AF" w:rsidRPr="00A95E4E" w:rsidDel="00D903D6">
          <w:rPr>
            <w:rFonts w:eastAsia="Arial"/>
            <w:rPrChange w:id="142" w:author="Erin Chille" w:date="2023-02-14T14:22:00Z">
              <w:rPr>
                <w:rFonts w:eastAsia="Arial"/>
                <w:color w:val="333333"/>
              </w:rPr>
            </w:rPrChange>
          </w:rPr>
          <w:delText>] s</w:delText>
        </w:r>
      </w:del>
      <w:r w:rsidR="006875AF" w:rsidRPr="00A95E4E">
        <w:rPr>
          <w:rFonts w:eastAsia="Arial"/>
          <w:rPrChange w:id="143" w:author="Erin Chille" w:date="2023-02-14T14:22:00Z">
            <w:rPr>
              <w:rFonts w:eastAsia="Arial"/>
              <w:color w:val="333333"/>
            </w:rPr>
          </w:rPrChange>
        </w:rPr>
        <w:t>elected for fitter genotypes, both diploid an</w:t>
      </w:r>
      <w:r w:rsidR="00420010" w:rsidRPr="00A95E4E">
        <w:rPr>
          <w:rFonts w:eastAsia="Arial"/>
          <w:rPrChange w:id="144" w:author="Erin Chille" w:date="2023-02-14T14:22:00Z">
            <w:rPr>
              <w:rFonts w:eastAsia="Arial"/>
              <w:color w:val="333333"/>
            </w:rPr>
          </w:rPrChange>
        </w:rPr>
        <w:t>d</w:t>
      </w:r>
      <w:r w:rsidR="006875AF" w:rsidRPr="00A95E4E">
        <w:rPr>
          <w:rFonts w:eastAsia="Arial"/>
          <w:rPrChange w:id="145" w:author="Erin Chille" w:date="2023-02-14T14:22:00Z">
            <w:rPr>
              <w:rFonts w:eastAsia="Arial"/>
              <w:color w:val="333333"/>
            </w:rPr>
          </w:rPrChange>
        </w:rPr>
        <w:t xml:space="preserve"> </w:t>
      </w:r>
      <w:ins w:id="146" w:author="Erin Chille" w:date="2023-02-14T14:22:00Z">
        <w:r w:rsidR="00A95E4E">
          <w:rPr>
            <w:rFonts w:eastAsia="Arial"/>
          </w:rPr>
          <w:t>tr</w:t>
        </w:r>
      </w:ins>
      <w:del w:id="147" w:author="Erin Chille" w:date="2023-02-14T14:22:00Z">
        <w:r w:rsidR="006875AF" w:rsidRPr="00A95E4E" w:rsidDel="00A95E4E">
          <w:rPr>
            <w:rFonts w:eastAsia="Arial"/>
            <w:rPrChange w:id="148" w:author="Erin Chille" w:date="2023-02-14T14:22:00Z">
              <w:rPr>
                <w:rFonts w:eastAsia="Arial"/>
                <w:color w:val="333333"/>
              </w:rPr>
            </w:rPrChange>
          </w:rPr>
          <w:delText>d</w:delText>
        </w:r>
      </w:del>
      <w:r w:rsidR="006875AF" w:rsidRPr="00A95E4E">
        <w:rPr>
          <w:rFonts w:eastAsia="Arial"/>
          <w:rPrChange w:id="149" w:author="Erin Chille" w:date="2023-02-14T14:22:00Z">
            <w:rPr>
              <w:rFonts w:eastAsia="Arial"/>
              <w:color w:val="333333"/>
            </w:rPr>
          </w:rPrChange>
        </w:rPr>
        <w:t xml:space="preserve">iploid, that have spread throughout the bay </w:t>
      </w:r>
      <w:r w:rsidR="006875AF" w:rsidRPr="00A95E4E">
        <w:rPr>
          <w:rFonts w:eastAsia="Arial"/>
          <w:i/>
          <w:iCs/>
          <w:rPrChange w:id="150" w:author="Erin Chille" w:date="2023-02-14T14:22:00Z">
            <w:rPr>
              <w:rFonts w:eastAsia="Arial"/>
              <w:i/>
              <w:iCs/>
              <w:color w:val="333333"/>
            </w:rPr>
          </w:rPrChange>
        </w:rPr>
        <w:t>via</w:t>
      </w:r>
      <w:r w:rsidR="006875AF" w:rsidRPr="00A95E4E">
        <w:rPr>
          <w:rFonts w:eastAsia="Arial"/>
          <w:rPrChange w:id="151" w:author="Erin Chille" w:date="2023-02-14T14:22:00Z">
            <w:rPr>
              <w:rFonts w:eastAsia="Arial"/>
              <w:color w:val="333333"/>
            </w:rPr>
          </w:rPrChange>
        </w:rPr>
        <w:t xml:space="preserve"> clonal propagation</w:t>
      </w:r>
      <w:r w:rsidR="00BB0248" w:rsidRPr="00A95E4E">
        <w:rPr>
          <w:rFonts w:eastAsia="Arial"/>
          <w:rPrChange w:id="152" w:author="Erin Chille" w:date="2023-02-14T14:22:00Z">
            <w:rPr>
              <w:rFonts w:eastAsia="Arial"/>
              <w:color w:val="333333"/>
            </w:rPr>
          </w:rPrChange>
        </w:rPr>
        <w:t xml:space="preserve"> to ensure survival in different micro-environments</w:t>
      </w:r>
      <w:r w:rsidR="006875AF" w:rsidRPr="00A95E4E">
        <w:rPr>
          <w:rFonts w:eastAsia="Arial"/>
          <w:rPrChange w:id="153" w:author="Erin Chille" w:date="2023-02-14T14:22:00Z">
            <w:rPr>
              <w:rFonts w:eastAsia="Arial"/>
              <w:color w:val="333333"/>
            </w:rPr>
          </w:rPrChange>
        </w:rPr>
        <w:t xml:space="preserve">. </w:t>
      </w:r>
      <w:r w:rsidR="00955435" w:rsidRPr="00A95E4E">
        <w:rPr>
          <w:rFonts w:eastAsia="Arial"/>
          <w:rPrChange w:id="154" w:author="Erin Chille" w:date="2023-02-14T14:22:00Z">
            <w:rPr>
              <w:rFonts w:eastAsia="Arial"/>
              <w:color w:val="333333"/>
            </w:rPr>
          </w:rPrChange>
        </w:rPr>
        <w:t>Under this “everything is everywhere” model</w:t>
      </w:r>
      <w:r w:rsidR="00BB0248" w:rsidRPr="00A95E4E">
        <w:rPr>
          <w:rFonts w:eastAsia="Arial"/>
          <w:rPrChange w:id="155" w:author="Erin Chille" w:date="2023-02-14T14:22:00Z">
            <w:rPr>
              <w:rFonts w:eastAsia="Arial"/>
              <w:color w:val="333333"/>
            </w:rPr>
          </w:rPrChange>
        </w:rPr>
        <w:t>,</w:t>
      </w:r>
      <w:r w:rsidR="00955435" w:rsidRPr="00A95E4E">
        <w:rPr>
          <w:rFonts w:eastAsia="Arial"/>
          <w:rPrChange w:id="156" w:author="Erin Chille" w:date="2023-02-14T14:22:00Z">
            <w:rPr>
              <w:rFonts w:eastAsia="Arial"/>
              <w:color w:val="333333"/>
            </w:rPr>
          </w:rPrChange>
        </w:rPr>
        <w:t xml:space="preserve"> which fits the data for Kāneʻohe Bay</w:t>
      </w:r>
      <w:ins w:id="157" w:author="Erin Chille" w:date="2023-02-14T14:23:00Z">
        <w:r w:rsidR="00586905">
          <w:rPr>
            <w:rFonts w:eastAsia="Arial"/>
          </w:rPr>
          <w:fldChar w:fldCharType="begin" w:fldLock="1"/>
        </w:r>
      </w:ins>
      <w:ins w:id="158" w:author="Erin Chille" w:date="2023-02-15T12:02:00Z">
        <w:r w:rsidR="002E0032">
          <w:rPr>
            <w:rFonts w:eastAsia="Arial"/>
          </w:rPr>
          <w:instrText>ADDIN paperpile_citation &lt;clusterId&gt;M948A996W476U199&lt;/clusterId&gt;&lt;metadata&gt;&lt;citation&gt;&lt;id&gt;fde20f9f-32e4-48d9-9858-bf0940f49bb3&lt;/id&gt;&lt;/citation&gt;&lt;/metadata&gt;&lt;data&gt;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&lt;/data&gt; \* MERGEFORMAT</w:instrText>
        </w:r>
      </w:ins>
      <w:r w:rsidR="00586905">
        <w:rPr>
          <w:rFonts w:eastAsia="Arial"/>
        </w:rPr>
        <w:fldChar w:fldCharType="separate"/>
      </w:r>
      <w:ins w:id="159" w:author="Erin Chille" w:date="2023-02-14T14:23:00Z">
        <w:r w:rsidR="00E83B08" w:rsidRPr="002E0032">
          <w:rPr>
            <w:rFonts w:eastAsia="Arial"/>
            <w:noProof/>
            <w:vertAlign w:val="superscript"/>
            <w:rPrChange w:id="160" w:author="Erin Chille" w:date="2023-02-15T12:02:00Z">
              <w:rPr>
                <w:rFonts w:eastAsia="Arial"/>
                <w:noProof/>
              </w:rPr>
            </w:rPrChange>
          </w:rPr>
          <w:t>5</w:t>
        </w:r>
        <w:r w:rsidR="00586905">
          <w:rPr>
            <w:rFonts w:eastAsia="Arial"/>
          </w:rPr>
          <w:fldChar w:fldCharType="end"/>
        </w:r>
      </w:ins>
      <w:r w:rsidR="00955435" w:rsidRPr="00A95E4E">
        <w:rPr>
          <w:rFonts w:eastAsia="Arial"/>
          <w:rPrChange w:id="161" w:author="Erin Chille" w:date="2023-02-14T14:22:00Z">
            <w:rPr>
              <w:rFonts w:eastAsia="Arial"/>
              <w:color w:val="333333"/>
            </w:rPr>
          </w:rPrChange>
        </w:rPr>
        <w:t xml:space="preserve"> </w:t>
      </w:r>
      <w:del w:id="162" w:author="Erin Chille" w:date="2023-02-14T14:23:00Z">
        <w:r w:rsidR="00955435" w:rsidRPr="00A95E4E" w:rsidDel="00E83B08">
          <w:delText>[</w:delText>
        </w:r>
        <w:commentRangeStart w:id="163"/>
        <w:commentRangeStart w:id="164"/>
        <w:r w:rsidR="00955435" w:rsidRPr="00A95E4E" w:rsidDel="00E83B08">
          <w:delText>ref</w:delText>
        </w:r>
        <w:commentRangeEnd w:id="163"/>
        <w:r w:rsidR="00955435" w:rsidRPr="00A95E4E" w:rsidDel="00E83B08">
          <w:rPr>
            <w:rStyle w:val="CommentReference"/>
          </w:rPr>
          <w:commentReference w:id="163"/>
        </w:r>
        <w:commentRangeEnd w:id="164"/>
        <w:r w:rsidR="00DB1151" w:rsidRPr="00A95E4E" w:rsidDel="00E83B08">
          <w:rPr>
            <w:rStyle w:val="CommentReference"/>
          </w:rPr>
          <w:commentReference w:id="164"/>
        </w:r>
        <w:r w:rsidR="00955435" w:rsidRPr="00A95E4E" w:rsidDel="00E83B08">
          <w:delText>]</w:delText>
        </w:r>
        <w:r w:rsidR="00420010" w:rsidRPr="00A95E4E" w:rsidDel="00E83B08">
          <w:delText xml:space="preserve"> </w:delText>
        </w:r>
      </w:del>
      <w:r w:rsidR="00420010" w:rsidRPr="00A95E4E">
        <w:t>(</w:t>
      </w:r>
      <w:r w:rsidR="00420010" w:rsidRPr="00A95E4E">
        <w:rPr>
          <w:highlight w:val="yellow"/>
        </w:rPr>
        <w:t>Fig. 1C</w:t>
      </w:r>
      <w:r w:rsidR="00420010" w:rsidRPr="00A95E4E">
        <w:t>)</w:t>
      </w:r>
      <w:r w:rsidR="00955435" w:rsidRPr="00A95E4E">
        <w:rPr>
          <w:rFonts w:eastAsia="Arial"/>
          <w:rPrChange w:id="165" w:author="Erin Chille" w:date="2023-02-14T14:22:00Z">
            <w:rPr>
              <w:rFonts w:eastAsia="Arial"/>
              <w:color w:val="333333"/>
            </w:rPr>
          </w:rPrChange>
        </w:rPr>
        <w:t xml:space="preserve">, gene expression, </w:t>
      </w:r>
      <w:r w:rsidR="00420010" w:rsidRPr="00A95E4E">
        <w:rPr>
          <w:rFonts w:eastAsia="Arial"/>
          <w:rPrChange w:id="166" w:author="Erin Chille" w:date="2023-02-14T14:22:00Z">
            <w:rPr>
              <w:rFonts w:eastAsia="Arial"/>
              <w:color w:val="333333"/>
            </w:rPr>
          </w:rPrChange>
        </w:rPr>
        <w:t>although</w:t>
      </w:r>
      <w:r w:rsidR="00955435" w:rsidRPr="00A95E4E">
        <w:rPr>
          <w:rFonts w:eastAsia="Arial"/>
          <w:rPrChange w:id="167" w:author="Erin Chille" w:date="2023-02-14T14:22:00Z">
            <w:rPr>
              <w:rFonts w:eastAsia="Arial"/>
              <w:color w:val="333333"/>
            </w:rPr>
          </w:rPrChange>
        </w:rPr>
        <w:t xml:space="preserve"> limited by genotype, provides the foundation for post-transcriptional mechanisms that elicit the </w:t>
      </w:r>
      <w:r w:rsidR="00420010" w:rsidRPr="00A95E4E">
        <w:rPr>
          <w:rFonts w:eastAsia="Arial"/>
          <w:rPrChange w:id="168" w:author="Erin Chille" w:date="2023-02-14T14:22:00Z">
            <w:rPr>
              <w:rFonts w:eastAsia="Arial"/>
              <w:color w:val="333333"/>
            </w:rPr>
          </w:rPrChange>
        </w:rPr>
        <w:t xml:space="preserve">overall </w:t>
      </w:r>
      <w:r w:rsidR="00955435" w:rsidRPr="00A95E4E">
        <w:rPr>
          <w:rFonts w:eastAsia="Arial"/>
          <w:rPrChange w:id="169" w:author="Erin Chille" w:date="2023-02-14T14:22:00Z">
            <w:rPr>
              <w:rFonts w:eastAsia="Arial"/>
              <w:color w:val="333333"/>
            </w:rPr>
          </w:rPrChange>
        </w:rPr>
        <w:t>physiological response</w:t>
      </w:r>
      <w:r w:rsidR="00420010" w:rsidRPr="00A95E4E">
        <w:rPr>
          <w:rFonts w:eastAsia="Arial"/>
          <w:rPrChange w:id="170" w:author="Erin Chille" w:date="2023-02-14T14:22:00Z">
            <w:rPr>
              <w:rFonts w:eastAsia="Arial"/>
              <w:color w:val="333333"/>
            </w:rPr>
          </w:rPrChange>
        </w:rPr>
        <w:t>,</w:t>
      </w:r>
      <w:ins w:id="171" w:author="Erin Chille" w:date="2023-02-14T14:24:00Z">
        <w:r w:rsidR="00C466D5">
          <w:rPr>
            <w:rFonts w:eastAsia="Arial"/>
          </w:rPr>
          <w:t xml:space="preserve"> which may be</w:t>
        </w:r>
      </w:ins>
      <w:r w:rsidR="00420010" w:rsidRPr="00A95E4E">
        <w:rPr>
          <w:rFonts w:eastAsia="Arial"/>
          <w:rPrChange w:id="172" w:author="Erin Chille" w:date="2023-02-14T14:22:00Z">
            <w:rPr>
              <w:rFonts w:eastAsia="Arial"/>
              <w:color w:val="333333"/>
            </w:rPr>
          </w:rPrChange>
        </w:rPr>
        <w:t xml:space="preserve"> largely independent of genotype</w:t>
      </w:r>
      <w:r w:rsidR="00955435" w:rsidRPr="00A95E4E">
        <w:rPr>
          <w:rFonts w:eastAsia="Arial"/>
          <w:rPrChange w:id="173" w:author="Erin Chille" w:date="2023-02-14T14:22:00Z">
            <w:rPr>
              <w:rFonts w:eastAsia="Arial"/>
              <w:color w:val="333333"/>
            </w:rPr>
          </w:rPrChange>
        </w:rPr>
        <w:t>.</w:t>
      </w:r>
      <w:r w:rsidR="00420010" w:rsidRPr="00A95E4E">
        <w:rPr>
          <w:rFonts w:eastAsia="Arial"/>
          <w:rPrChange w:id="174" w:author="Erin Chille" w:date="2023-02-14T14:22:00Z">
            <w:rPr>
              <w:rFonts w:eastAsia="Arial"/>
              <w:color w:val="333333"/>
            </w:rPr>
          </w:rPrChange>
        </w:rPr>
        <w:t xml:space="preserve"> Elucidating these mechanisms will be key to understanding coral biology to underpin conservation efforts.</w:t>
      </w:r>
    </w:p>
    <w:p w14:paraId="02DE8CDA" w14:textId="654AE8CB" w:rsidR="00100BD8" w:rsidRDefault="00100BD8" w:rsidP="00786929">
      <w:pPr>
        <w:spacing w:line="240" w:lineRule="auto"/>
        <w:rPr>
          <w:ins w:id="175" w:author="Erin Chille" w:date="2023-02-15T15:45:00Z"/>
          <w:rFonts w:eastAsia="Arial"/>
        </w:rPr>
      </w:pPr>
    </w:p>
    <w:p w14:paraId="05D1AAF6" w14:textId="499A0570" w:rsidR="007B6B80" w:rsidRPr="007B6B80" w:rsidRDefault="007B6B80" w:rsidP="00786929">
      <w:pPr>
        <w:spacing w:line="240" w:lineRule="auto"/>
        <w:rPr>
          <w:rFonts w:eastAsia="Arial"/>
          <w:b/>
          <w:bCs/>
          <w:i/>
          <w:iCs/>
          <w:rPrChange w:id="176" w:author="Erin Chille" w:date="2023-02-15T15:45:00Z">
            <w:rPr>
              <w:rFonts w:eastAsia="Arial"/>
              <w:color w:val="333333"/>
            </w:rPr>
          </w:rPrChange>
        </w:rPr>
      </w:pPr>
      <w:ins w:id="177" w:author="Erin Chille" w:date="2023-02-15T15:45:00Z">
        <w:r>
          <w:rPr>
            <w:rFonts w:eastAsia="Arial"/>
            <w:b/>
            <w:bCs/>
            <w:i/>
            <w:iCs/>
          </w:rPr>
          <w:t>Mo</w:t>
        </w:r>
        <w:r w:rsidR="00A51F45">
          <w:rPr>
            <w:rFonts w:eastAsia="Arial"/>
            <w:b/>
            <w:bCs/>
            <w:i/>
            <w:iCs/>
          </w:rPr>
          <w:t>nti</w:t>
        </w:r>
        <w:r>
          <w:rPr>
            <w:rFonts w:eastAsia="Arial"/>
            <w:b/>
            <w:bCs/>
            <w:i/>
            <w:iCs/>
          </w:rPr>
          <w:t>pora capitata a</w:t>
        </w:r>
        <w:r w:rsidR="00A51F45">
          <w:rPr>
            <w:rFonts w:eastAsia="Arial"/>
            <w:b/>
            <w:bCs/>
            <w:i/>
            <w:iCs/>
          </w:rPr>
          <w:t>nalysis</w:t>
        </w:r>
      </w:ins>
    </w:p>
    <w:p w14:paraId="561F5EC1" w14:textId="107DF6D5" w:rsidR="003275FB" w:rsidRPr="00A95E4E" w:rsidDel="00F834FF" w:rsidRDefault="00100BD8" w:rsidP="00786929">
      <w:pPr>
        <w:spacing w:line="240" w:lineRule="auto"/>
        <w:rPr>
          <w:del w:id="178" w:author="Erin Chille" w:date="2023-02-15T12:05:00Z"/>
          <w:rFonts w:eastAsia="Arial"/>
          <w:rPrChange w:id="179" w:author="Erin Chille" w:date="2023-02-14T14:22:00Z">
            <w:rPr>
              <w:del w:id="180" w:author="Erin Chille" w:date="2023-02-15T12:05:00Z"/>
              <w:rFonts w:eastAsia="Arial"/>
              <w:color w:val="333333"/>
            </w:rPr>
          </w:rPrChange>
        </w:rPr>
      </w:pPr>
      <w:r w:rsidRPr="00A95E4E">
        <w:rPr>
          <w:rFonts w:eastAsia="Arial"/>
          <w:rPrChange w:id="181" w:author="Erin Chille" w:date="2023-02-14T14:22:00Z">
            <w:rPr>
              <w:rFonts w:eastAsia="Arial"/>
              <w:color w:val="333333"/>
            </w:rPr>
          </w:rPrChange>
        </w:rPr>
        <w:t xml:space="preserve">A second </w:t>
      </w:r>
      <w:r w:rsidR="007D7D96" w:rsidRPr="00A95E4E">
        <w:rPr>
          <w:rFonts w:eastAsia="Arial"/>
          <w:rPrChange w:id="182" w:author="Erin Chille" w:date="2023-02-14T14:22:00Z">
            <w:rPr>
              <w:rFonts w:eastAsia="Arial"/>
              <w:color w:val="333333"/>
            </w:rPr>
          </w:rPrChange>
        </w:rPr>
        <w:t>important</w:t>
      </w:r>
      <w:r w:rsidRPr="00A95E4E">
        <w:rPr>
          <w:rFonts w:eastAsia="Arial"/>
          <w:rPrChange w:id="183" w:author="Erin Chille" w:date="2023-02-14T14:22:00Z">
            <w:rPr>
              <w:rFonts w:eastAsia="Arial"/>
              <w:color w:val="333333"/>
            </w:rPr>
          </w:rPrChange>
        </w:rPr>
        <w:t xml:space="preserve"> question is, how widespread is the GDE model in different coral species, or is it specific to </w:t>
      </w:r>
      <w:r w:rsidRPr="00A95E4E">
        <w:rPr>
          <w:rFonts w:eastAsia="Arial"/>
          <w:i/>
          <w:iCs/>
          <w:rPrChange w:id="184" w:author="Erin Chille" w:date="2023-02-14T14:22:00Z">
            <w:rPr>
              <w:rFonts w:eastAsia="Arial"/>
              <w:i/>
              <w:iCs/>
              <w:color w:val="333333"/>
            </w:rPr>
          </w:rPrChange>
        </w:rPr>
        <w:t>P. acuta</w:t>
      </w:r>
      <w:r w:rsidRPr="00A95E4E">
        <w:rPr>
          <w:rFonts w:eastAsia="Arial"/>
          <w:rPrChange w:id="185" w:author="Erin Chille" w:date="2023-02-14T14:22:00Z">
            <w:rPr>
              <w:rFonts w:eastAsia="Arial"/>
              <w:color w:val="333333"/>
            </w:rPr>
          </w:rPrChange>
        </w:rPr>
        <w:t>?</w:t>
      </w:r>
      <w:r w:rsidR="00955435" w:rsidRPr="00A95E4E">
        <w:rPr>
          <w:rFonts w:eastAsia="Arial"/>
          <w:rPrChange w:id="186" w:author="Erin Chille" w:date="2023-02-14T14:22:00Z">
            <w:rPr>
              <w:rFonts w:eastAsia="Arial"/>
              <w:color w:val="333333"/>
            </w:rPr>
          </w:rPrChange>
        </w:rPr>
        <w:t xml:space="preserve"> </w:t>
      </w:r>
      <w:del w:id="187" w:author="Erin Chille" w:date="2023-02-15T12:05:00Z">
        <w:r w:rsidRPr="00A95E4E" w:rsidDel="00F834FF">
          <w:rPr>
            <w:rFonts w:eastAsia="Arial"/>
            <w:rPrChange w:id="188" w:author="Erin Chille" w:date="2023-02-14T14:22:00Z">
              <w:rPr>
                <w:rFonts w:eastAsia="Arial"/>
                <w:color w:val="333333"/>
              </w:rPr>
            </w:rPrChange>
          </w:rPr>
          <w:delText xml:space="preserve">Previous work </w:delText>
        </w:r>
      </w:del>
      <w:del w:id="189" w:author="Erin Chille" w:date="2023-02-15T12:01:00Z">
        <w:r w:rsidRPr="00A95E4E" w:rsidDel="002B1264">
          <w:rPr>
            <w:rFonts w:eastAsia="Arial"/>
            <w:rPrChange w:id="190" w:author="Erin Chille" w:date="2023-02-14T14:22:00Z">
              <w:rPr>
                <w:rFonts w:eastAsia="Arial"/>
                <w:color w:val="333333"/>
              </w:rPr>
            </w:rPrChange>
          </w:rPr>
          <w:delText xml:space="preserve">with </w:delText>
        </w:r>
      </w:del>
      <w:del w:id="191" w:author="Erin Chille" w:date="2023-02-15T12:05:00Z">
        <w:r w:rsidRPr="00A95E4E" w:rsidDel="00F834FF">
          <w:rPr>
            <w:rFonts w:eastAsia="Arial"/>
            <w:i/>
            <w:iCs/>
            <w:rPrChange w:id="192" w:author="Erin Chille" w:date="2023-02-14T14:22:00Z">
              <w:rPr>
                <w:rFonts w:eastAsia="Arial"/>
                <w:i/>
                <w:iCs/>
                <w:color w:val="333333"/>
              </w:rPr>
            </w:rPrChange>
          </w:rPr>
          <w:delText>Acropora</w:delText>
        </w:r>
        <w:r w:rsidRPr="00A95E4E" w:rsidDel="00F834FF">
          <w:rPr>
            <w:rFonts w:eastAsia="Arial"/>
            <w:rPrChange w:id="193" w:author="Erin Chille" w:date="2023-02-14T14:22:00Z">
              <w:rPr>
                <w:rFonts w:eastAsia="Arial"/>
                <w:color w:val="333333"/>
              </w:rPr>
            </w:rPrChange>
          </w:rPr>
          <w:delText xml:space="preserve"> </w:delText>
        </w:r>
      </w:del>
      <w:del w:id="194" w:author="Erin Chille" w:date="2023-02-15T12:02:00Z">
        <w:r w:rsidRPr="00A95E4E" w:rsidDel="00287D00">
          <w:rPr>
            <w:rFonts w:eastAsia="Arial"/>
            <w:rPrChange w:id="195" w:author="Erin Chille" w:date="2023-02-14T14:22:00Z">
              <w:rPr>
                <w:rFonts w:eastAsia="Arial"/>
                <w:color w:val="333333"/>
              </w:rPr>
            </w:rPrChange>
          </w:rPr>
          <w:delText xml:space="preserve">species </w:delText>
        </w:r>
      </w:del>
      <w:del w:id="196" w:author="Erin Chille" w:date="2023-02-15T12:05:00Z">
        <w:r w:rsidRPr="00A95E4E" w:rsidDel="00F834FF">
          <w:rPr>
            <w:rFonts w:eastAsia="Arial"/>
            <w:rPrChange w:id="197" w:author="Erin Chille" w:date="2023-02-14T14:22:00Z">
              <w:rPr>
                <w:rFonts w:eastAsia="Arial"/>
                <w:color w:val="333333"/>
              </w:rPr>
            </w:rPrChange>
          </w:rPr>
          <w:delText>…</w:delText>
        </w:r>
      </w:del>
    </w:p>
    <w:p w14:paraId="52E532C6" w14:textId="3799C3CA" w:rsidR="00100BD8" w:rsidRPr="001D171F" w:rsidRDefault="00100BD8" w:rsidP="00786929">
      <w:pPr>
        <w:spacing w:line="240" w:lineRule="auto"/>
        <w:rPr>
          <w:rFonts w:eastAsia="Arial"/>
          <w:rPrChange w:id="198" w:author="Erin Chille" w:date="2023-02-15T12:05:00Z">
            <w:rPr/>
          </w:rPrChange>
        </w:rPr>
      </w:pPr>
      <w:r w:rsidRPr="00A95E4E">
        <w:rPr>
          <w:rFonts w:eastAsia="Arial"/>
          <w:rPrChange w:id="199" w:author="Erin Chille" w:date="2023-02-14T14:22:00Z">
            <w:rPr>
              <w:rFonts w:eastAsia="Arial"/>
              <w:color w:val="333333"/>
            </w:rPr>
          </w:rPrChange>
        </w:rPr>
        <w:t>To test this idea</w:t>
      </w:r>
      <w:r w:rsidR="00ED0B2F" w:rsidRPr="00A95E4E">
        <w:rPr>
          <w:rFonts w:eastAsia="Arial"/>
          <w:rPrChange w:id="200" w:author="Erin Chille" w:date="2023-02-14T14:22:00Z">
            <w:rPr>
              <w:rFonts w:eastAsia="Arial"/>
              <w:color w:val="333333"/>
            </w:rPr>
          </w:rPrChange>
        </w:rPr>
        <w:t xml:space="preserve"> in more detail</w:t>
      </w:r>
      <w:r w:rsidRPr="00A95E4E">
        <w:rPr>
          <w:rFonts w:eastAsia="Arial"/>
          <w:rPrChange w:id="201" w:author="Erin Chille" w:date="2023-02-14T14:22:00Z">
            <w:rPr>
              <w:rFonts w:eastAsia="Arial"/>
              <w:color w:val="333333"/>
            </w:rPr>
          </w:rPrChange>
        </w:rPr>
        <w:t xml:space="preserve">, we analyzed </w:t>
      </w:r>
      <w:r w:rsidR="00420010" w:rsidRPr="00A95E4E">
        <w:rPr>
          <w:rFonts w:eastAsia="Arial"/>
          <w:rPrChange w:id="202" w:author="Erin Chille" w:date="2023-02-14T14:22:00Z">
            <w:rPr>
              <w:rFonts w:eastAsia="Arial"/>
              <w:color w:val="333333"/>
            </w:rPr>
          </w:rPrChange>
        </w:rPr>
        <w:t xml:space="preserve">RNA-seq data from a </w:t>
      </w:r>
      <w:r w:rsidR="007D7D96" w:rsidRPr="00A95E4E">
        <w:rPr>
          <w:rFonts w:eastAsia="Arial"/>
          <w:rPrChange w:id="203" w:author="Erin Chille" w:date="2023-02-14T14:22:00Z">
            <w:rPr>
              <w:rFonts w:eastAsia="Arial"/>
              <w:color w:val="333333"/>
            </w:rPr>
          </w:rPrChange>
        </w:rPr>
        <w:t xml:space="preserve">sympatric coral </w:t>
      </w:r>
      <w:r w:rsidR="00ED0B2F" w:rsidRPr="00A95E4E">
        <w:rPr>
          <w:rFonts w:eastAsia="Arial"/>
          <w:rPrChange w:id="204" w:author="Erin Chille" w:date="2023-02-14T14:22:00Z">
            <w:rPr>
              <w:rFonts w:eastAsia="Arial"/>
              <w:color w:val="333333"/>
            </w:rPr>
          </w:rPrChange>
        </w:rPr>
        <w:t xml:space="preserve">species </w:t>
      </w:r>
      <w:r w:rsidR="007D7D96" w:rsidRPr="00A95E4E">
        <w:rPr>
          <w:rFonts w:eastAsia="Arial"/>
          <w:rPrChange w:id="205" w:author="Erin Chille" w:date="2023-02-14T14:22:00Z">
            <w:rPr>
              <w:rFonts w:eastAsia="Arial"/>
              <w:color w:val="333333"/>
            </w:rPr>
          </w:rPrChange>
        </w:rPr>
        <w:t xml:space="preserve">in Kāneʻohe Bay, </w:t>
      </w:r>
      <w:r w:rsidR="007D7D96" w:rsidRPr="00A95E4E">
        <w:rPr>
          <w:rFonts w:eastAsia="Arial"/>
          <w:i/>
          <w:iCs/>
          <w:rPrChange w:id="206" w:author="Erin Chille" w:date="2023-02-14T14:22:00Z">
            <w:rPr>
              <w:rFonts w:eastAsia="Arial"/>
              <w:i/>
              <w:iCs/>
              <w:color w:val="333333"/>
            </w:rPr>
          </w:rPrChange>
        </w:rPr>
        <w:t>Montipora capitata</w:t>
      </w:r>
      <w:r w:rsidR="007D7D96" w:rsidRPr="00A95E4E">
        <w:rPr>
          <w:rFonts w:eastAsia="Arial"/>
          <w:rPrChange w:id="207" w:author="Erin Chille" w:date="2023-02-14T14:22:00Z">
            <w:rPr>
              <w:rFonts w:eastAsia="Arial"/>
              <w:color w:val="333333"/>
            </w:rPr>
          </w:rPrChange>
        </w:rPr>
        <w:t xml:space="preserve">, that </w:t>
      </w:r>
      <w:r w:rsidR="00DB1151" w:rsidRPr="00A95E4E">
        <w:rPr>
          <w:rFonts w:eastAsia="Arial"/>
          <w:rPrChange w:id="208" w:author="Erin Chille" w:date="2023-02-14T14:22:00Z">
            <w:rPr>
              <w:rFonts w:eastAsia="Arial"/>
              <w:color w:val="333333"/>
            </w:rPr>
          </w:rPrChange>
        </w:rPr>
        <w:t>relies on</w:t>
      </w:r>
      <w:r w:rsidR="007D7D96" w:rsidRPr="00A95E4E">
        <w:rPr>
          <w:rFonts w:eastAsia="Arial"/>
          <w:rPrChange w:id="209" w:author="Erin Chille" w:date="2023-02-14T14:22:00Z">
            <w:rPr>
              <w:rFonts w:eastAsia="Arial"/>
              <w:color w:val="333333"/>
            </w:rPr>
          </w:rPrChange>
        </w:rPr>
        <w:t xml:space="preserve"> a radically different strategy to ensure survival. This is a </w:t>
      </w:r>
      <w:r w:rsidR="00DB1151" w:rsidRPr="00A95E4E">
        <w:rPr>
          <w:rFonts w:eastAsia="Arial"/>
          <w:rPrChange w:id="210" w:author="Erin Chille" w:date="2023-02-14T14:22:00Z">
            <w:rPr>
              <w:rFonts w:eastAsia="Arial"/>
              <w:color w:val="333333"/>
            </w:rPr>
          </w:rPrChange>
        </w:rPr>
        <w:t>hermaphroditic, mass spawn</w:t>
      </w:r>
      <w:r w:rsidR="00ED0B2F" w:rsidRPr="00A95E4E">
        <w:rPr>
          <w:rFonts w:eastAsia="Arial"/>
          <w:rPrChange w:id="211" w:author="Erin Chille" w:date="2023-02-14T14:22:00Z">
            <w:rPr>
              <w:rFonts w:eastAsia="Arial"/>
              <w:color w:val="333333"/>
            </w:rPr>
          </w:rPrChange>
        </w:rPr>
        <w:t>er</w:t>
      </w:r>
      <w:r w:rsidR="00DB1151" w:rsidRPr="00A95E4E">
        <w:rPr>
          <w:rFonts w:eastAsia="Arial"/>
          <w:rPrChange w:id="212" w:author="Erin Chille" w:date="2023-02-14T14:22:00Z">
            <w:rPr>
              <w:rFonts w:eastAsia="Arial"/>
              <w:color w:val="333333"/>
            </w:rPr>
          </w:rPrChange>
        </w:rPr>
        <w:t xml:space="preserve"> that is a </w:t>
      </w:r>
      <w:r w:rsidR="007D7D96" w:rsidRPr="00A95E4E">
        <w:rPr>
          <w:rFonts w:eastAsia="Arial"/>
          <w:rPrChange w:id="213" w:author="Erin Chille" w:date="2023-02-14T14:22:00Z">
            <w:rPr>
              <w:rFonts w:eastAsia="Arial"/>
              <w:color w:val="333333"/>
            </w:rPr>
          </w:rPrChange>
        </w:rPr>
        <w:t>strict outbreeder</w:t>
      </w:r>
      <w:r w:rsidR="00DB1151" w:rsidRPr="00A95E4E">
        <w:rPr>
          <w:rFonts w:eastAsia="Arial"/>
          <w:rPrChange w:id="214" w:author="Erin Chille" w:date="2023-02-14T14:22:00Z">
            <w:rPr>
              <w:rFonts w:eastAsia="Arial"/>
              <w:color w:val="333333"/>
            </w:rPr>
          </w:rPrChange>
        </w:rPr>
        <w:t xml:space="preserve"> and </w:t>
      </w:r>
      <w:r w:rsidR="007D7D96" w:rsidRPr="00A95E4E">
        <w:rPr>
          <w:rFonts w:eastAsia="Arial"/>
          <w:rPrChange w:id="215" w:author="Erin Chille" w:date="2023-02-14T14:22:00Z">
            <w:rPr>
              <w:rFonts w:eastAsia="Arial"/>
              <w:color w:val="333333"/>
            </w:rPr>
          </w:rPrChange>
        </w:rPr>
        <w:t>widespread in the bay</w:t>
      </w:r>
      <w:ins w:id="216" w:author="Erin Chille" w:date="2023-02-14T14:26:00Z">
        <w:r w:rsidR="00F2631F">
          <w:rPr>
            <w:rFonts w:eastAsia="Arial"/>
          </w:rPr>
          <w:fldChar w:fldCharType="begin" w:fldLock="1"/>
        </w:r>
      </w:ins>
      <w:ins w:id="217" w:author="Erin Chille" w:date="2023-02-15T12:02:00Z">
        <w:r w:rsidR="002E0032">
          <w:rPr>
            <w:rFonts w:eastAsia="Arial"/>
          </w:rPr>
          <w:instrText>ADDIN paperpile_citation &lt;clusterId&gt;W639J689F179D791&lt;/clusterId&gt;&lt;metadata&gt;&lt;citation&gt;&lt;id&gt;fde20f9f-32e4-48d9-9858-bf0940f49bb3&lt;/id&gt;&lt;/citation&gt;&lt;/metadata&gt;&lt;data&gt;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&lt;/data&gt; \* MERGEFORMAT</w:instrText>
        </w:r>
      </w:ins>
      <w:r w:rsidR="00F2631F">
        <w:rPr>
          <w:rFonts w:eastAsia="Arial"/>
        </w:rPr>
        <w:fldChar w:fldCharType="separate"/>
      </w:r>
      <w:ins w:id="218" w:author="Erin Chille" w:date="2023-02-14T14:26:00Z">
        <w:r w:rsidR="00F2631F" w:rsidRPr="002E0032">
          <w:rPr>
            <w:rFonts w:eastAsia="Arial"/>
            <w:noProof/>
            <w:vertAlign w:val="superscript"/>
            <w:rPrChange w:id="219" w:author="Erin Chille" w:date="2023-02-15T12:02:00Z">
              <w:rPr>
                <w:rFonts w:eastAsia="Arial"/>
                <w:noProof/>
              </w:rPr>
            </w:rPrChange>
          </w:rPr>
          <w:t>5</w:t>
        </w:r>
        <w:r w:rsidR="00F2631F">
          <w:rPr>
            <w:rFonts w:eastAsia="Arial"/>
          </w:rPr>
          <w:fldChar w:fldCharType="end"/>
        </w:r>
      </w:ins>
      <w:ins w:id="220" w:author="Erin Chille" w:date="2023-02-14T14:27:00Z">
        <w:r w:rsidR="00F2631F">
          <w:rPr>
            <w:rFonts w:eastAsia="Arial"/>
          </w:rPr>
          <w:t>.</w:t>
        </w:r>
      </w:ins>
      <w:del w:id="221" w:author="Erin Chille" w:date="2023-02-14T14:27:00Z">
        <w:r w:rsidR="00DB1151" w:rsidRPr="00A95E4E" w:rsidDel="00F2631F">
          <w:rPr>
            <w:rFonts w:eastAsia="Arial"/>
            <w:rPrChange w:id="222" w:author="Erin Chille" w:date="2023-02-14T14:22:00Z">
              <w:rPr>
                <w:rFonts w:eastAsia="Arial"/>
                <w:color w:val="333333"/>
              </w:rPr>
            </w:rPrChange>
          </w:rPr>
          <w:delText xml:space="preserve"> [</w:delText>
        </w:r>
        <w:commentRangeStart w:id="223"/>
        <w:r w:rsidR="00DB1151" w:rsidRPr="00A95E4E" w:rsidDel="00F2631F">
          <w:rPr>
            <w:rFonts w:eastAsia="Arial"/>
            <w:rPrChange w:id="224" w:author="Erin Chille" w:date="2023-02-14T14:22:00Z">
              <w:rPr>
                <w:rFonts w:eastAsia="Arial"/>
                <w:color w:val="333333"/>
              </w:rPr>
            </w:rPrChange>
          </w:rPr>
          <w:delText>refs</w:delText>
        </w:r>
        <w:commentRangeEnd w:id="223"/>
        <w:r w:rsidR="00DB1151" w:rsidRPr="00A95E4E" w:rsidDel="00F2631F">
          <w:rPr>
            <w:rStyle w:val="CommentReference"/>
          </w:rPr>
          <w:commentReference w:id="223"/>
        </w:r>
        <w:r w:rsidR="00DB1151" w:rsidRPr="00A95E4E" w:rsidDel="00F2631F">
          <w:rPr>
            <w:rFonts w:eastAsia="Arial"/>
            <w:rPrChange w:id="225" w:author="Erin Chille" w:date="2023-02-14T14:22:00Z">
              <w:rPr>
                <w:rFonts w:eastAsia="Arial"/>
                <w:color w:val="333333"/>
              </w:rPr>
            </w:rPrChange>
          </w:rPr>
          <w:delText>].</w:delText>
        </w:r>
      </w:del>
      <w:r w:rsidR="00DB1151" w:rsidRPr="00A95E4E">
        <w:rPr>
          <w:rFonts w:eastAsia="Arial"/>
          <w:rPrChange w:id="226" w:author="Erin Chille" w:date="2023-02-14T14:22:00Z">
            <w:rPr>
              <w:rFonts w:eastAsia="Arial"/>
              <w:color w:val="333333"/>
            </w:rPr>
          </w:rPrChange>
        </w:rPr>
        <w:t xml:space="preserve"> Under the same experimental conditions </w:t>
      </w:r>
      <w:r w:rsidR="00ED0B2F" w:rsidRPr="00A95E4E">
        <w:rPr>
          <w:rFonts w:eastAsia="Arial"/>
          <w:rPrChange w:id="227" w:author="Erin Chille" w:date="2023-02-14T14:22:00Z">
            <w:rPr>
              <w:rFonts w:eastAsia="Arial"/>
              <w:color w:val="333333"/>
            </w:rPr>
          </w:rPrChange>
        </w:rPr>
        <w:t xml:space="preserve">used </w:t>
      </w:r>
      <w:r w:rsidR="00DB1151" w:rsidRPr="00A95E4E">
        <w:rPr>
          <w:rFonts w:eastAsia="Arial"/>
          <w:rPrChange w:id="228" w:author="Erin Chille" w:date="2023-02-14T14:22:00Z">
            <w:rPr>
              <w:rFonts w:eastAsia="Arial"/>
              <w:color w:val="333333"/>
            </w:rPr>
          </w:rPrChange>
        </w:rPr>
        <w:t xml:space="preserve">for </w:t>
      </w:r>
      <w:r w:rsidR="00DB1151" w:rsidRPr="00A95E4E">
        <w:rPr>
          <w:rFonts w:eastAsia="Arial"/>
          <w:i/>
          <w:iCs/>
          <w:rPrChange w:id="229" w:author="Erin Chille" w:date="2023-02-14T14:22:00Z">
            <w:rPr>
              <w:rFonts w:eastAsia="Arial"/>
              <w:i/>
              <w:iCs/>
              <w:color w:val="333333"/>
            </w:rPr>
          </w:rPrChange>
        </w:rPr>
        <w:t>P. acuta</w:t>
      </w:r>
      <w:r w:rsidR="00DB1151" w:rsidRPr="00A95E4E">
        <w:rPr>
          <w:rFonts w:eastAsia="Arial"/>
          <w:rPrChange w:id="230" w:author="Erin Chille" w:date="2023-02-14T14:22:00Z">
            <w:rPr>
              <w:rFonts w:eastAsia="Arial"/>
              <w:color w:val="333333"/>
            </w:rPr>
          </w:rPrChange>
        </w:rPr>
        <w:t xml:space="preserve">, RNA-seq data was generated from </w:t>
      </w:r>
      <w:ins w:id="231" w:author="Erin Chille" w:date="2023-02-15T12:05:00Z">
        <w:r w:rsidR="001D171F">
          <w:rPr>
            <w:rFonts w:eastAsia="Arial"/>
          </w:rPr>
          <w:t>132</w:t>
        </w:r>
      </w:ins>
      <w:del w:id="232" w:author="Erin Chille" w:date="2023-02-15T12:05:00Z">
        <w:r w:rsidR="00DB1151" w:rsidRPr="00A95E4E" w:rsidDel="001D171F">
          <w:rPr>
            <w:rFonts w:eastAsia="Arial"/>
            <w:rPrChange w:id="233" w:author="Erin Chille" w:date="2023-02-14T14:22:00Z">
              <w:rPr>
                <w:rFonts w:eastAsia="Arial"/>
                <w:color w:val="333333"/>
              </w:rPr>
            </w:rPrChange>
          </w:rPr>
          <w:delText>???</w:delText>
        </w:r>
      </w:del>
      <w:r w:rsidR="00DB1151" w:rsidRPr="00A95E4E">
        <w:rPr>
          <w:rFonts w:eastAsia="Arial"/>
          <w:rPrChange w:id="234" w:author="Erin Chille" w:date="2023-02-14T14:22:00Z">
            <w:rPr>
              <w:rFonts w:eastAsia="Arial"/>
              <w:color w:val="333333"/>
            </w:rPr>
          </w:rPrChange>
        </w:rPr>
        <w:t xml:space="preserve"> colonies </w:t>
      </w:r>
      <w:ins w:id="235" w:author="Erin Chille" w:date="2023-02-15T15:39:00Z">
        <w:r w:rsidR="00AC41BC">
          <w:rPr>
            <w:rFonts w:eastAsia="Arial"/>
          </w:rPr>
          <w:t>(</w:t>
        </w:r>
      </w:ins>
      <w:ins w:id="236" w:author="Erin Chille" w:date="2023-02-15T15:40:00Z">
        <w:r w:rsidR="00A3279D">
          <w:rPr>
            <w:rFonts w:eastAsia="Arial"/>
          </w:rPr>
          <w:t>n</w:t>
        </w:r>
      </w:ins>
      <w:ins w:id="237" w:author="Erin Chille" w:date="2023-02-15T15:41:00Z">
        <w:r w:rsidR="00114F5F">
          <w:rPr>
            <w:rFonts w:eastAsia="Arial"/>
          </w:rPr>
          <w:t>Temperature</w:t>
        </w:r>
      </w:ins>
      <w:ins w:id="238" w:author="Erin Chille" w:date="2023-02-15T15:39:00Z">
        <w:r w:rsidR="00AC41BC">
          <w:rPr>
            <w:rFonts w:eastAsia="Arial"/>
          </w:rPr>
          <w:t>=</w:t>
        </w:r>
      </w:ins>
      <w:ins w:id="239" w:author="Erin Chille" w:date="2023-02-15T15:40:00Z">
        <w:r w:rsidR="00A3279D">
          <w:rPr>
            <w:rFonts w:eastAsia="Arial"/>
          </w:rPr>
          <w:t xml:space="preserve">66 </w:t>
        </w:r>
      </w:ins>
      <w:ins w:id="240" w:author="Erin Chille" w:date="2023-02-15T15:39:00Z">
        <w:r w:rsidR="00AC41BC">
          <w:rPr>
            <w:rFonts w:eastAsia="Arial"/>
          </w:rPr>
          <w:t xml:space="preserve">) </w:t>
        </w:r>
      </w:ins>
      <w:r w:rsidR="00DB1151" w:rsidRPr="00A95E4E">
        <w:rPr>
          <w:rFonts w:eastAsia="Arial"/>
          <w:rPrChange w:id="241" w:author="Erin Chille" w:date="2023-02-14T14:22:00Z">
            <w:rPr>
              <w:rFonts w:eastAsia="Arial"/>
              <w:color w:val="333333"/>
            </w:rPr>
          </w:rPrChange>
        </w:rPr>
        <w:t xml:space="preserve">of </w:t>
      </w:r>
      <w:r w:rsidR="00DB1151" w:rsidRPr="00A95E4E">
        <w:rPr>
          <w:rFonts w:eastAsia="Arial"/>
          <w:i/>
          <w:iCs/>
          <w:rPrChange w:id="242" w:author="Erin Chille" w:date="2023-02-14T14:22:00Z">
            <w:rPr>
              <w:rFonts w:eastAsia="Arial"/>
              <w:i/>
              <w:iCs/>
              <w:color w:val="333333"/>
            </w:rPr>
          </w:rPrChange>
        </w:rPr>
        <w:t>M. capitata</w:t>
      </w:r>
      <w:r w:rsidR="00DB1151" w:rsidRPr="00A95E4E">
        <w:rPr>
          <w:rFonts w:eastAsia="Arial"/>
          <w:rPrChange w:id="243" w:author="Erin Chille" w:date="2023-02-14T14:22:00Z">
            <w:rPr>
              <w:rFonts w:eastAsia="Arial"/>
              <w:color w:val="333333"/>
            </w:rPr>
          </w:rPrChange>
        </w:rPr>
        <w:t xml:space="preserve"> and analyzed as described above. </w:t>
      </w:r>
      <w:ins w:id="244" w:author="Erin Chille" w:date="2023-02-15T12:42:00Z">
        <w:r w:rsidR="006F6D9A">
          <w:rPr>
            <w:rFonts w:eastAsia="Arial"/>
          </w:rPr>
          <w:t>While support for the GDE model could not be explicitly tested for because</w:t>
        </w:r>
      </w:ins>
      <w:ins w:id="245" w:author="Erin Chille" w:date="2023-02-15T12:43:00Z">
        <w:r w:rsidR="006F6D9A">
          <w:rPr>
            <w:rFonts w:eastAsia="Arial"/>
          </w:rPr>
          <w:t>, with the exception of two samples,</w:t>
        </w:r>
      </w:ins>
      <w:ins w:id="246" w:author="Erin Chille" w:date="2023-02-15T12:42:00Z">
        <w:r w:rsidR="006F6D9A">
          <w:rPr>
            <w:rFonts w:eastAsia="Arial"/>
          </w:rPr>
          <w:t xml:space="preserve"> each sample </w:t>
        </w:r>
      </w:ins>
      <w:ins w:id="247" w:author="Erin Chille" w:date="2023-02-15T12:44:00Z">
        <w:r w:rsidR="00AA3494">
          <w:rPr>
            <w:rFonts w:eastAsia="Arial"/>
          </w:rPr>
          <w:t>constituted</w:t>
        </w:r>
      </w:ins>
      <w:ins w:id="248" w:author="Erin Chille" w:date="2023-02-15T12:42:00Z">
        <w:r w:rsidR="006F6D9A">
          <w:rPr>
            <w:rFonts w:eastAsia="Arial"/>
          </w:rPr>
          <w:t xml:space="preserve"> a distinct genotype</w:t>
        </w:r>
      </w:ins>
      <w:ins w:id="249" w:author="Erin Chille" w:date="2023-02-15T12:43:00Z">
        <w:r w:rsidR="006F6D9A">
          <w:rPr>
            <w:rFonts w:eastAsia="Arial"/>
          </w:rPr>
          <w:fldChar w:fldCharType="begin" w:fldLock="1"/>
        </w:r>
        <w:r w:rsidR="0029796D">
          <w:rPr>
            <w:rFonts w:eastAsia="Arial"/>
          </w:rPr>
          <w:instrText>ADDIN paperpile_citation &lt;clusterId&gt;B835I282E673B386&lt;/clusterId&gt;&lt;metadata&gt;&lt;citation&gt;&lt;id&gt;fde20f9f-32e4-48d9-9858-bf0940f49bb3&lt;/id&gt;&lt;/citation&gt;&lt;/metadata&gt;&lt;data&gt;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&lt;/data&gt; \* MERGEFORMAT</w:instrText>
        </w:r>
      </w:ins>
      <w:r w:rsidR="006F6D9A">
        <w:rPr>
          <w:rFonts w:eastAsia="Arial"/>
        </w:rPr>
        <w:fldChar w:fldCharType="separate"/>
      </w:r>
      <w:ins w:id="250" w:author="Erin Chille" w:date="2023-02-15T12:43:00Z">
        <w:r w:rsidR="0029796D" w:rsidRPr="0029796D">
          <w:rPr>
            <w:rFonts w:eastAsia="Arial"/>
            <w:noProof/>
            <w:vertAlign w:val="superscript"/>
            <w:rPrChange w:id="251" w:author="Erin Chille" w:date="2023-02-15T12:43:00Z">
              <w:rPr>
                <w:rFonts w:eastAsia="Arial"/>
                <w:noProof/>
              </w:rPr>
            </w:rPrChange>
          </w:rPr>
          <w:t>5</w:t>
        </w:r>
        <w:r w:rsidR="006F6D9A">
          <w:rPr>
            <w:rFonts w:eastAsia="Arial"/>
          </w:rPr>
          <w:fldChar w:fldCharType="end"/>
        </w:r>
      </w:ins>
      <w:ins w:id="252" w:author="Erin Chille" w:date="2023-02-15T12:42:00Z">
        <w:r w:rsidR="006F6D9A">
          <w:rPr>
            <w:rFonts w:eastAsia="Arial"/>
          </w:rPr>
          <w:t xml:space="preserve">, we were able to test for fit of the TDE model. </w:t>
        </w:r>
      </w:ins>
      <w:r w:rsidR="00ED0B2F" w:rsidRPr="00A95E4E">
        <w:rPr>
          <w:rFonts w:eastAsia="Arial"/>
          <w:rPrChange w:id="253" w:author="Erin Chille" w:date="2023-02-14T14:22:00Z">
            <w:rPr>
              <w:rFonts w:eastAsia="Arial"/>
              <w:color w:val="333333"/>
            </w:rPr>
          </w:rPrChange>
        </w:rPr>
        <w:t xml:space="preserve">These </w:t>
      </w:r>
      <w:r w:rsidR="00192FE4" w:rsidRPr="00A95E4E">
        <w:rPr>
          <w:rFonts w:eastAsia="Arial"/>
          <w:rPrChange w:id="254" w:author="Erin Chille" w:date="2023-02-14T14:22:00Z">
            <w:rPr>
              <w:rFonts w:eastAsia="Arial"/>
              <w:color w:val="333333"/>
            </w:rPr>
          </w:rPrChange>
        </w:rPr>
        <w:t xml:space="preserve">RNA-seq </w:t>
      </w:r>
      <w:r w:rsidR="00ED0B2F" w:rsidRPr="00A95E4E">
        <w:rPr>
          <w:rFonts w:eastAsia="Arial"/>
          <w:rPrChange w:id="255" w:author="Erin Chille" w:date="2023-02-14T14:22:00Z">
            <w:rPr>
              <w:rFonts w:eastAsia="Arial"/>
              <w:color w:val="333333"/>
            </w:rPr>
          </w:rPrChange>
        </w:rPr>
        <w:t>results (</w:t>
      </w:r>
      <w:del w:id="256" w:author="Erin Chille" w:date="2023-02-15T12:22:00Z">
        <w:r w:rsidR="00ED0B2F" w:rsidRPr="00E94225" w:rsidDel="00E94225">
          <w:rPr>
            <w:rFonts w:eastAsia="Arial"/>
            <w:highlight w:val="yellow"/>
            <w:rPrChange w:id="257" w:author="Erin Chille" w:date="2023-02-15T12:22:00Z">
              <w:rPr>
                <w:rFonts w:eastAsia="Arial"/>
                <w:color w:val="333333"/>
                <w:highlight w:val="yellow"/>
              </w:rPr>
            </w:rPrChange>
          </w:rPr>
          <w:delText>Fig. 4</w:delText>
        </w:r>
      </w:del>
      <w:ins w:id="258" w:author="Erin Chille" w:date="2023-02-15T12:22:00Z">
        <w:r w:rsidR="00E94225" w:rsidRPr="00E94225">
          <w:rPr>
            <w:rFonts w:eastAsia="Arial"/>
            <w:highlight w:val="yellow"/>
            <w:rPrChange w:id="259" w:author="Erin Chille" w:date="2023-02-15T12:22:00Z">
              <w:rPr>
                <w:rFonts w:eastAsia="Arial"/>
              </w:rPr>
            </w:rPrChange>
          </w:rPr>
          <w:t>Table</w:t>
        </w:r>
      </w:ins>
      <w:ins w:id="260" w:author="Erin Chille" w:date="2023-02-15T12:56:00Z">
        <w:r w:rsidR="002F6544">
          <w:rPr>
            <w:rFonts w:eastAsia="Arial"/>
            <w:highlight w:val="yellow"/>
          </w:rPr>
          <w:t>s</w:t>
        </w:r>
      </w:ins>
      <w:ins w:id="261" w:author="Erin Chille" w:date="2023-02-15T12:22:00Z">
        <w:r w:rsidR="00E94225" w:rsidRPr="00E94225">
          <w:rPr>
            <w:rFonts w:eastAsia="Arial"/>
            <w:highlight w:val="yellow"/>
            <w:rPrChange w:id="262" w:author="Erin Chille" w:date="2023-02-15T12:22:00Z">
              <w:rPr>
                <w:rFonts w:eastAsia="Arial"/>
              </w:rPr>
            </w:rPrChange>
          </w:rPr>
          <w:t xml:space="preserve"> SX</w:t>
        </w:r>
      </w:ins>
      <w:ins w:id="263" w:author="Erin Chille" w:date="2023-02-15T12:56:00Z">
        <w:r w:rsidR="002F6544">
          <w:rPr>
            <w:rFonts w:eastAsia="Arial"/>
          </w:rPr>
          <w:t xml:space="preserve">, </w:t>
        </w:r>
        <w:r w:rsidR="002F6544" w:rsidRPr="008D6229">
          <w:rPr>
            <w:rFonts w:eastAsia="Arial"/>
            <w:highlight w:val="yellow"/>
          </w:rPr>
          <w:t>SX</w:t>
        </w:r>
      </w:ins>
      <w:r w:rsidR="00ED0B2F" w:rsidRPr="00A95E4E">
        <w:rPr>
          <w:rFonts w:eastAsia="Arial"/>
          <w:rPrChange w:id="264" w:author="Erin Chille" w:date="2023-02-14T14:22:00Z">
            <w:rPr>
              <w:rFonts w:eastAsia="Arial"/>
              <w:color w:val="333333"/>
            </w:rPr>
          </w:rPrChange>
        </w:rPr>
        <w:t xml:space="preserve">) </w:t>
      </w:r>
      <w:del w:id="265" w:author="Erin Chille" w:date="2023-02-15T12:22:00Z">
        <w:r w:rsidR="00ED0B2F" w:rsidRPr="00A95E4E" w:rsidDel="00E94225">
          <w:rPr>
            <w:rFonts w:eastAsia="Arial"/>
            <w:rPrChange w:id="266" w:author="Erin Chille" w:date="2023-02-14T14:22:00Z">
              <w:rPr>
                <w:rFonts w:eastAsia="Arial"/>
                <w:color w:val="333333"/>
              </w:rPr>
            </w:rPrChange>
          </w:rPr>
          <w:delText xml:space="preserve">strongly </w:delText>
        </w:r>
      </w:del>
      <w:ins w:id="267" w:author="Erin Chille" w:date="2023-02-15T12:22:00Z">
        <w:r w:rsidR="00E94225">
          <w:rPr>
            <w:rFonts w:eastAsia="Arial"/>
          </w:rPr>
          <w:t>clear</w:t>
        </w:r>
        <w:r w:rsidR="00E94225" w:rsidRPr="00A95E4E">
          <w:rPr>
            <w:rFonts w:eastAsia="Arial"/>
            <w:rPrChange w:id="268" w:author="Erin Chille" w:date="2023-02-14T14:22:00Z">
              <w:rPr>
                <w:rFonts w:eastAsia="Arial"/>
                <w:color w:val="333333"/>
              </w:rPr>
            </w:rPrChange>
          </w:rPr>
          <w:t xml:space="preserve">ly </w:t>
        </w:r>
        <w:r w:rsidR="00E94225">
          <w:rPr>
            <w:rFonts w:eastAsia="Arial"/>
          </w:rPr>
          <w:t xml:space="preserve">do not </w:t>
        </w:r>
      </w:ins>
      <w:r w:rsidR="00ED0B2F" w:rsidRPr="00A95E4E">
        <w:rPr>
          <w:rFonts w:eastAsia="Arial"/>
          <w:rPrChange w:id="269" w:author="Erin Chille" w:date="2023-02-14T14:22:00Z">
            <w:rPr>
              <w:rFonts w:eastAsia="Arial"/>
              <w:color w:val="333333"/>
            </w:rPr>
          </w:rPrChange>
        </w:rPr>
        <w:t xml:space="preserve">support the </w:t>
      </w:r>
      <w:ins w:id="270" w:author="Erin Chille" w:date="2023-02-15T12:22:00Z">
        <w:r w:rsidR="00E94225">
          <w:rPr>
            <w:rFonts w:eastAsia="Arial"/>
          </w:rPr>
          <w:t>T</w:t>
        </w:r>
      </w:ins>
      <w:del w:id="271" w:author="Erin Chille" w:date="2023-02-15T12:22:00Z">
        <w:r w:rsidR="00ED0B2F" w:rsidRPr="00A95E4E" w:rsidDel="00E94225">
          <w:rPr>
            <w:rFonts w:eastAsia="Arial"/>
            <w:rPrChange w:id="272" w:author="Erin Chille" w:date="2023-02-14T14:22:00Z">
              <w:rPr>
                <w:rFonts w:eastAsia="Arial"/>
                <w:color w:val="333333"/>
              </w:rPr>
            </w:rPrChange>
          </w:rPr>
          <w:delText>G</w:delText>
        </w:r>
      </w:del>
      <w:r w:rsidR="00ED0B2F" w:rsidRPr="00A95E4E">
        <w:rPr>
          <w:rFonts w:eastAsia="Arial"/>
          <w:rPrChange w:id="273" w:author="Erin Chille" w:date="2023-02-14T14:22:00Z">
            <w:rPr>
              <w:rFonts w:eastAsia="Arial"/>
              <w:color w:val="333333"/>
            </w:rPr>
          </w:rPrChange>
        </w:rPr>
        <w:t>DE model</w:t>
      </w:r>
      <w:del w:id="274" w:author="Erin Chille" w:date="2023-02-15T12:22:00Z">
        <w:r w:rsidR="00ED0B2F" w:rsidRPr="00A95E4E" w:rsidDel="00E94225">
          <w:rPr>
            <w:rFonts w:eastAsia="Arial"/>
            <w:rPrChange w:id="275" w:author="Erin Chille" w:date="2023-02-14T14:22:00Z">
              <w:rPr>
                <w:rFonts w:eastAsia="Arial"/>
                <w:color w:val="333333"/>
              </w:rPr>
            </w:rPrChange>
          </w:rPr>
          <w:delText>, demonstrating that</w:delText>
        </w:r>
      </w:del>
      <w:ins w:id="276" w:author="Erin Chille" w:date="2023-02-15T12:22:00Z">
        <w:r w:rsidR="00E94225">
          <w:rPr>
            <w:rFonts w:eastAsia="Arial"/>
          </w:rPr>
          <w:t>;</w:t>
        </w:r>
      </w:ins>
      <w:r w:rsidR="00ED0B2F" w:rsidRPr="00A95E4E">
        <w:rPr>
          <w:rFonts w:eastAsia="Arial"/>
          <w:rPrChange w:id="277" w:author="Erin Chille" w:date="2023-02-14T14:22:00Z">
            <w:rPr>
              <w:rFonts w:eastAsia="Arial"/>
              <w:color w:val="333333"/>
            </w:rPr>
          </w:rPrChange>
        </w:rPr>
        <w:t xml:space="preserve"> </w:t>
      </w:r>
      <w:ins w:id="278" w:author="Erin Chille" w:date="2023-02-15T12:23:00Z">
        <w:r w:rsidR="00500289">
          <w:rPr>
            <w:rFonts w:eastAsia="Arial"/>
          </w:rPr>
          <w:t>Spearman correlat</w:t>
        </w:r>
      </w:ins>
      <w:ins w:id="279" w:author="Erin Chille" w:date="2023-02-15T12:24:00Z">
        <w:r w:rsidR="00500289">
          <w:rPr>
            <w:rFonts w:eastAsia="Arial"/>
          </w:rPr>
          <w:t xml:space="preserve">ions between the </w:t>
        </w:r>
      </w:ins>
      <w:ins w:id="280" w:author="Erin Chille" w:date="2023-02-15T12:44:00Z">
        <w:r w:rsidR="00AA3494">
          <w:rPr>
            <w:rFonts w:eastAsia="Arial"/>
          </w:rPr>
          <w:t>principal</w:t>
        </w:r>
      </w:ins>
      <w:ins w:id="281" w:author="Erin Chille" w:date="2023-02-15T12:24:00Z">
        <w:r w:rsidR="00500289">
          <w:rPr>
            <w:rFonts w:eastAsia="Arial"/>
          </w:rPr>
          <w:t xml:space="preserve"> coordinates and sample attributes shows very weak correlation of </w:t>
        </w:r>
        <w:r w:rsidR="00E718BD">
          <w:rPr>
            <w:rFonts w:eastAsia="Arial"/>
          </w:rPr>
          <w:t xml:space="preserve">temperature </w:t>
        </w:r>
      </w:ins>
      <w:ins w:id="282" w:author="Erin Chille" w:date="2023-02-15T12:46:00Z">
        <w:r w:rsidR="0064665B">
          <w:rPr>
            <w:rFonts w:eastAsia="Arial"/>
          </w:rPr>
          <w:t xml:space="preserve">with PC2 </w:t>
        </w:r>
      </w:ins>
      <w:ins w:id="283" w:author="Erin Chille" w:date="2023-02-15T12:24:00Z">
        <w:r w:rsidR="00E718BD" w:rsidRPr="008B6307">
          <w:rPr>
            <w:rFonts w:eastAsia="Arial"/>
            <w:color w:val="000000" w:themeColor="text1"/>
            <w:rPrChange w:id="284" w:author="Erin Chille" w:date="2023-02-15T12:52:00Z">
              <w:rPr>
                <w:rFonts w:eastAsia="Arial"/>
              </w:rPr>
            </w:rPrChange>
          </w:rPr>
          <w:t>(</w:t>
        </w:r>
      </w:ins>
      <w:ins w:id="285" w:author="Erin Chille" w:date="2023-02-15T12:46:00Z">
        <w:r w:rsidR="00EC4066" w:rsidRPr="008B6307">
          <w:rPr>
            <w:rFonts w:eastAsia="Arial"/>
            <w:i/>
            <w:iCs/>
            <w:color w:val="000000" w:themeColor="text1"/>
            <w:rPrChange w:id="286" w:author="Erin Chille" w:date="2023-02-15T12:52:00Z">
              <w:rPr>
                <w:rFonts w:eastAsia="Arial"/>
                <w:i/>
                <w:iCs/>
                <w:color w:val="FF0000"/>
              </w:rPr>
            </w:rPrChange>
          </w:rPr>
          <w:t>r</w:t>
        </w:r>
        <w:r w:rsidR="00EC4066" w:rsidRPr="008B6307">
          <w:rPr>
            <w:rFonts w:eastAsia="Arial"/>
            <w:color w:val="000000" w:themeColor="text1"/>
            <w:vertAlign w:val="subscript"/>
            <w:rPrChange w:id="287" w:author="Erin Chille" w:date="2023-02-15T12:52:00Z">
              <w:rPr>
                <w:rFonts w:eastAsia="Arial"/>
                <w:color w:val="FF0000"/>
                <w:vertAlign w:val="subscript"/>
              </w:rPr>
            </w:rPrChange>
          </w:rPr>
          <w:t>s</w:t>
        </w:r>
        <w:r w:rsidR="0064665B" w:rsidRPr="008B6307">
          <w:rPr>
            <w:rFonts w:eastAsia="Arial"/>
            <w:color w:val="000000" w:themeColor="text1"/>
            <w:rPrChange w:id="288" w:author="Erin Chille" w:date="2023-02-15T12:52:00Z">
              <w:rPr>
                <w:rFonts w:eastAsia="Arial"/>
                <w:color w:val="FF0000"/>
              </w:rPr>
            </w:rPrChange>
          </w:rPr>
          <w:t>=</w:t>
        </w:r>
      </w:ins>
      <w:ins w:id="289" w:author="Erin Chille" w:date="2023-02-15T12:50:00Z">
        <w:r w:rsidR="00F034E8" w:rsidRPr="008B6307">
          <w:rPr>
            <w:rFonts w:eastAsia="Arial"/>
            <w:color w:val="000000" w:themeColor="text1"/>
            <w:rPrChange w:id="290" w:author="Erin Chille" w:date="2023-02-15T12:52:00Z">
              <w:rPr>
                <w:rFonts w:eastAsia="Arial"/>
                <w:color w:val="FF0000"/>
              </w:rPr>
            </w:rPrChange>
          </w:rPr>
          <w:t>0.28</w:t>
        </w:r>
      </w:ins>
      <w:ins w:id="291" w:author="Erin Chille" w:date="2023-02-15T12:49:00Z">
        <w:r w:rsidR="00DF2F98" w:rsidRPr="008B6307">
          <w:rPr>
            <w:rFonts w:eastAsia="Arial"/>
            <w:color w:val="000000" w:themeColor="text1"/>
            <w:rPrChange w:id="292" w:author="Erin Chille" w:date="2023-02-15T12:52:00Z">
              <w:rPr>
                <w:rFonts w:eastAsia="Arial"/>
                <w:color w:val="FF0000"/>
              </w:rPr>
            </w:rPrChange>
          </w:rPr>
          <w:t xml:space="preserve">, </w:t>
        </w:r>
      </w:ins>
      <w:ins w:id="293" w:author="Erin Chille" w:date="2023-02-15T12:51:00Z">
        <w:r w:rsidR="005674CB" w:rsidRPr="008B6307">
          <w:rPr>
            <w:rFonts w:eastAsia="Arial"/>
            <w:color w:val="000000" w:themeColor="text1"/>
            <w:rPrChange w:id="294" w:author="Erin Chille" w:date="2023-02-15T12:52:00Z">
              <w:rPr>
                <w:rFonts w:eastAsia="Arial"/>
                <w:color w:val="FF0000"/>
              </w:rPr>
            </w:rPrChange>
          </w:rPr>
          <w:t>p-value=0.001</w:t>
        </w:r>
      </w:ins>
      <w:ins w:id="295" w:author="Erin Chille" w:date="2023-02-15T12:52:00Z">
        <w:r w:rsidR="008B6307" w:rsidRPr="008B6307">
          <w:rPr>
            <w:rFonts w:eastAsia="Arial"/>
            <w:color w:val="000000" w:themeColor="text1"/>
            <w:rPrChange w:id="296" w:author="Erin Chille" w:date="2023-02-15T12:52:00Z">
              <w:rPr>
                <w:rFonts w:eastAsia="Arial"/>
                <w:color w:val="FF0000"/>
              </w:rPr>
            </w:rPrChange>
          </w:rPr>
          <w:t>4</w:t>
        </w:r>
      </w:ins>
      <w:ins w:id="297" w:author="Erin Chille" w:date="2023-02-15T12:24:00Z">
        <w:r w:rsidR="00E718BD" w:rsidRPr="008B6307">
          <w:rPr>
            <w:rFonts w:eastAsia="Arial"/>
            <w:color w:val="000000" w:themeColor="text1"/>
            <w:rPrChange w:id="298" w:author="Erin Chille" w:date="2023-02-15T12:52:00Z">
              <w:rPr>
                <w:rFonts w:eastAsia="Arial"/>
              </w:rPr>
            </w:rPrChange>
          </w:rPr>
          <w:t>)</w:t>
        </w:r>
      </w:ins>
      <w:ins w:id="299" w:author="Erin Chille" w:date="2023-02-15T12:52:00Z">
        <w:r w:rsidR="008B6307">
          <w:rPr>
            <w:rFonts w:eastAsia="Arial"/>
            <w:color w:val="000000" w:themeColor="text1"/>
          </w:rPr>
          <w:t xml:space="preserve"> and PC8 </w:t>
        </w:r>
        <w:r w:rsidR="008B6307" w:rsidRPr="008D6229">
          <w:rPr>
            <w:rFonts w:eastAsia="Arial"/>
            <w:color w:val="000000" w:themeColor="text1"/>
          </w:rPr>
          <w:t>(</w:t>
        </w:r>
        <w:r w:rsidR="008B6307" w:rsidRPr="008D6229">
          <w:rPr>
            <w:rFonts w:eastAsia="Arial"/>
            <w:i/>
            <w:iCs/>
            <w:color w:val="000000" w:themeColor="text1"/>
          </w:rPr>
          <w:t>r</w:t>
        </w:r>
        <w:r w:rsidR="008B6307" w:rsidRPr="008D6229">
          <w:rPr>
            <w:rFonts w:eastAsia="Arial"/>
            <w:color w:val="000000" w:themeColor="text1"/>
            <w:vertAlign w:val="subscript"/>
          </w:rPr>
          <w:t>s</w:t>
        </w:r>
        <w:r w:rsidR="008B6307" w:rsidRPr="008D6229">
          <w:rPr>
            <w:rFonts w:eastAsia="Arial"/>
            <w:color w:val="000000" w:themeColor="text1"/>
          </w:rPr>
          <w:t>=</w:t>
        </w:r>
        <w:r w:rsidR="008B6307">
          <w:rPr>
            <w:rFonts w:eastAsia="Arial"/>
            <w:color w:val="000000" w:themeColor="text1"/>
          </w:rPr>
          <w:t>-</w:t>
        </w:r>
        <w:r w:rsidR="008B6307" w:rsidRPr="008D6229">
          <w:rPr>
            <w:rFonts w:eastAsia="Arial"/>
            <w:color w:val="000000" w:themeColor="text1"/>
          </w:rPr>
          <w:t>0.28, p-value=0.001</w:t>
        </w:r>
      </w:ins>
      <w:ins w:id="300" w:author="Erin Chille" w:date="2023-02-15T12:55:00Z">
        <w:r w:rsidR="002F6544">
          <w:rPr>
            <w:rFonts w:eastAsia="Arial"/>
            <w:color w:val="000000" w:themeColor="text1"/>
          </w:rPr>
          <w:t>2</w:t>
        </w:r>
      </w:ins>
      <w:ins w:id="301" w:author="Erin Chille" w:date="2023-02-15T12:52:00Z">
        <w:r w:rsidR="008B6307" w:rsidRPr="008D6229">
          <w:rPr>
            <w:rFonts w:eastAsia="Arial"/>
            <w:color w:val="000000" w:themeColor="text1"/>
          </w:rPr>
          <w:t>)</w:t>
        </w:r>
      </w:ins>
      <w:ins w:id="302" w:author="Erin Chille" w:date="2023-02-15T12:46:00Z">
        <w:r w:rsidR="0064665B">
          <w:rPr>
            <w:rFonts w:eastAsia="Arial"/>
          </w:rPr>
          <w:t xml:space="preserve">, which </w:t>
        </w:r>
        <w:r w:rsidR="004F0AC7">
          <w:rPr>
            <w:rFonts w:eastAsia="Arial"/>
          </w:rPr>
          <w:t xml:space="preserve">explain </w:t>
        </w:r>
      </w:ins>
      <w:ins w:id="303" w:author="Erin Chille" w:date="2023-02-15T12:49:00Z">
        <w:r w:rsidR="00C84459" w:rsidRPr="00C84459">
          <w:rPr>
            <w:rFonts w:eastAsia="Arial"/>
          </w:rPr>
          <w:t>4.5</w:t>
        </w:r>
        <w:r w:rsidR="00DF2F98">
          <w:rPr>
            <w:rFonts w:eastAsia="Arial"/>
          </w:rPr>
          <w:t xml:space="preserve">5% </w:t>
        </w:r>
      </w:ins>
      <w:ins w:id="304" w:author="Erin Chille" w:date="2023-02-15T12:54:00Z">
        <w:r w:rsidR="00BE5860">
          <w:rPr>
            <w:rFonts w:eastAsia="Arial"/>
          </w:rPr>
          <w:t xml:space="preserve">and </w:t>
        </w:r>
        <w:r w:rsidR="00BE5860" w:rsidRPr="00BE5860">
          <w:rPr>
            <w:rFonts w:eastAsia="Arial"/>
          </w:rPr>
          <w:t>1.56</w:t>
        </w:r>
        <w:r w:rsidR="00BE5860">
          <w:rPr>
            <w:rFonts w:eastAsia="Arial"/>
          </w:rPr>
          <w:t xml:space="preserve">% </w:t>
        </w:r>
      </w:ins>
      <w:ins w:id="305" w:author="Erin Chille" w:date="2023-02-15T12:49:00Z">
        <w:r w:rsidR="00DF2F98">
          <w:rPr>
            <w:rFonts w:eastAsia="Arial"/>
          </w:rPr>
          <w:t>of varia</w:t>
        </w:r>
      </w:ins>
      <w:ins w:id="306" w:author="Erin Chille" w:date="2023-02-15T12:56:00Z">
        <w:r w:rsidR="002F6544">
          <w:rPr>
            <w:rFonts w:eastAsia="Arial"/>
          </w:rPr>
          <w:t>tion</w:t>
        </w:r>
      </w:ins>
      <w:ins w:id="307" w:author="Erin Chille" w:date="2023-02-15T12:49:00Z">
        <w:r w:rsidR="00DF2F98">
          <w:rPr>
            <w:rFonts w:eastAsia="Arial"/>
          </w:rPr>
          <w:t xml:space="preserve"> in the gene expression data</w:t>
        </w:r>
      </w:ins>
      <w:ins w:id="308" w:author="Erin Chille" w:date="2023-02-15T12:54:00Z">
        <w:r w:rsidR="00BE5860">
          <w:rPr>
            <w:rFonts w:eastAsia="Arial"/>
          </w:rPr>
          <w:t>, respectively</w:t>
        </w:r>
      </w:ins>
      <w:ins w:id="309" w:author="Erin Chille" w:date="2023-02-15T15:14:00Z">
        <w:r w:rsidR="00F0463A">
          <w:rPr>
            <w:rFonts w:eastAsia="Arial"/>
          </w:rPr>
          <w:t xml:space="preserve"> (</w:t>
        </w:r>
        <w:r w:rsidR="00F0463A" w:rsidRPr="00F0463A">
          <w:rPr>
            <w:rFonts w:eastAsia="Arial"/>
            <w:highlight w:val="yellow"/>
            <w:rPrChange w:id="310" w:author="Erin Chille" w:date="2023-02-15T15:15:00Z">
              <w:rPr>
                <w:rFonts w:eastAsia="Arial"/>
              </w:rPr>
            </w:rPrChange>
          </w:rPr>
          <w:t>FigX</w:t>
        </w:r>
        <w:r w:rsidR="00F0463A">
          <w:rPr>
            <w:rFonts w:eastAsia="Arial"/>
          </w:rPr>
          <w:t>)</w:t>
        </w:r>
      </w:ins>
      <w:ins w:id="311" w:author="Erin Chille" w:date="2023-02-15T12:49:00Z">
        <w:r w:rsidR="00DF2F98">
          <w:rPr>
            <w:rFonts w:eastAsia="Arial"/>
          </w:rPr>
          <w:t>.</w:t>
        </w:r>
      </w:ins>
      <w:ins w:id="312" w:author="Erin Chille" w:date="2023-02-15T12:55:00Z">
        <w:r w:rsidR="002F6544">
          <w:rPr>
            <w:rFonts w:eastAsia="Arial"/>
          </w:rPr>
          <w:t xml:space="preserve"> </w:t>
        </w:r>
      </w:ins>
      <w:ins w:id="313" w:author="Erin Chille" w:date="2023-02-15T15:42:00Z">
        <w:r w:rsidR="005557C0">
          <w:rPr>
            <w:rFonts w:eastAsia="Arial"/>
          </w:rPr>
          <w:t>Additionally</w:t>
        </w:r>
      </w:ins>
      <w:ins w:id="314" w:author="Erin Chille" w:date="2023-02-15T15:43:00Z">
        <w:r w:rsidR="005557C0">
          <w:rPr>
            <w:rFonts w:eastAsia="Arial"/>
          </w:rPr>
          <w:t xml:space="preserve">, </w:t>
        </w:r>
      </w:ins>
      <w:ins w:id="315" w:author="Erin Chille" w:date="2023-02-15T15:44:00Z">
        <w:r w:rsidR="00D06F49">
          <w:rPr>
            <w:rFonts w:eastAsia="Arial"/>
          </w:rPr>
          <w:t>like</w:t>
        </w:r>
      </w:ins>
      <w:ins w:id="316" w:author="Erin Chille" w:date="2023-02-15T15:43:00Z">
        <w:r w:rsidR="005557C0">
          <w:rPr>
            <w:rFonts w:eastAsia="Arial"/>
          </w:rPr>
          <w:t xml:space="preserve"> the </w:t>
        </w:r>
        <w:r w:rsidR="005557C0">
          <w:rPr>
            <w:rFonts w:eastAsia="Arial"/>
            <w:i/>
            <w:iCs/>
          </w:rPr>
          <w:t xml:space="preserve">P. acuta </w:t>
        </w:r>
        <w:r w:rsidR="00651DCE">
          <w:rPr>
            <w:rFonts w:eastAsia="Arial"/>
          </w:rPr>
          <w:t>differential expression analysis,</w:t>
        </w:r>
      </w:ins>
      <w:ins w:id="317" w:author="Erin Chille" w:date="2023-02-15T15:42:00Z">
        <w:r w:rsidR="00935640">
          <w:rPr>
            <w:rFonts w:eastAsia="Arial"/>
          </w:rPr>
          <w:t xml:space="preserve"> edgeR identified 62 </w:t>
        </w:r>
      </w:ins>
      <w:ins w:id="318" w:author="Erin Chille" w:date="2023-02-15T15:45:00Z">
        <w:r w:rsidR="00C60DE6">
          <w:rPr>
            <w:rFonts w:eastAsia="Arial"/>
          </w:rPr>
          <w:t xml:space="preserve">potentially </w:t>
        </w:r>
      </w:ins>
      <w:ins w:id="319" w:author="Erin Chille" w:date="2023-02-15T15:50:00Z">
        <w:r w:rsidR="00D0103E">
          <w:rPr>
            <w:rFonts w:eastAsia="Arial"/>
          </w:rPr>
          <w:t>differentially expressed</w:t>
        </w:r>
      </w:ins>
      <w:ins w:id="320" w:author="Erin Chille" w:date="2023-02-15T15:43:00Z">
        <w:r w:rsidR="00651DCE">
          <w:rPr>
            <w:rFonts w:eastAsia="Arial"/>
          </w:rPr>
          <w:t xml:space="preserve"> genes </w:t>
        </w:r>
      </w:ins>
      <w:ins w:id="321" w:author="Erin Chille" w:date="2023-02-16T13:30:00Z">
        <w:r w:rsidR="00EE357D">
          <w:rPr>
            <w:rFonts w:eastAsia="Arial"/>
          </w:rPr>
          <w:t xml:space="preserve">out of </w:t>
        </w:r>
        <w:r w:rsidR="00EE357D" w:rsidRPr="00EE357D">
          <w:rPr>
            <w:rFonts w:eastAsia="Arial"/>
          </w:rPr>
          <w:t>22</w:t>
        </w:r>
        <w:r w:rsidR="00EE357D">
          <w:rPr>
            <w:rFonts w:eastAsia="Arial"/>
          </w:rPr>
          <w:t>,</w:t>
        </w:r>
        <w:r w:rsidR="00EE357D" w:rsidRPr="00EE357D">
          <w:rPr>
            <w:rFonts w:eastAsia="Arial"/>
          </w:rPr>
          <w:t xml:space="preserve">587 </w:t>
        </w:r>
        <w:r w:rsidR="00557901">
          <w:rPr>
            <w:rFonts w:eastAsia="Arial"/>
          </w:rPr>
          <w:t xml:space="preserve">in the dataset </w:t>
        </w:r>
      </w:ins>
      <w:ins w:id="322" w:author="Erin Chille" w:date="2023-02-15T15:43:00Z">
        <w:r w:rsidR="00651DCE">
          <w:rPr>
            <w:rFonts w:eastAsia="Arial"/>
          </w:rPr>
          <w:t xml:space="preserve">that </w:t>
        </w:r>
      </w:ins>
      <w:ins w:id="323" w:author="Erin Chille" w:date="2023-02-15T15:46:00Z">
        <w:r w:rsidR="00C60DE6">
          <w:rPr>
            <w:rFonts w:eastAsia="Arial"/>
          </w:rPr>
          <w:t>upon further inspection</w:t>
        </w:r>
      </w:ins>
      <w:ins w:id="324" w:author="Erin Chille" w:date="2023-02-15T15:42:00Z">
        <w:r w:rsidR="00935640">
          <w:rPr>
            <w:rFonts w:eastAsia="Arial"/>
          </w:rPr>
          <w:t xml:space="preserve"> </w:t>
        </w:r>
      </w:ins>
      <w:ins w:id="325" w:author="Erin Chille" w:date="2023-02-15T15:49:00Z">
        <w:r w:rsidR="00D0103E">
          <w:rPr>
            <w:rFonts w:eastAsia="Arial"/>
          </w:rPr>
          <w:t>show no</w:t>
        </w:r>
      </w:ins>
      <w:ins w:id="326" w:author="Erin Chille" w:date="2023-02-15T15:46:00Z">
        <w:r w:rsidR="0050470B">
          <w:rPr>
            <w:rFonts w:eastAsia="Arial"/>
          </w:rPr>
          <w:t xml:space="preserve"> consistent response across </w:t>
        </w:r>
      </w:ins>
      <w:ins w:id="327" w:author="Erin Chille" w:date="2023-02-15T15:49:00Z">
        <w:r w:rsidR="00D0103E">
          <w:rPr>
            <w:rFonts w:eastAsia="Arial"/>
          </w:rPr>
          <w:t xml:space="preserve">the two </w:t>
        </w:r>
      </w:ins>
      <w:ins w:id="328" w:author="Erin Chille" w:date="2023-02-15T15:46:00Z">
        <w:r w:rsidR="0050470B">
          <w:rPr>
            <w:rFonts w:eastAsia="Arial"/>
          </w:rPr>
          <w:t>treatment</w:t>
        </w:r>
      </w:ins>
      <w:ins w:id="329" w:author="Erin Chille" w:date="2023-02-15T15:49:00Z">
        <w:r w:rsidR="00D0103E">
          <w:rPr>
            <w:rFonts w:eastAsia="Arial"/>
          </w:rPr>
          <w:t>s</w:t>
        </w:r>
      </w:ins>
      <w:ins w:id="330" w:author="Erin Chille" w:date="2023-02-15T15:47:00Z">
        <w:r w:rsidR="00DC021B">
          <w:rPr>
            <w:rFonts w:eastAsia="Arial"/>
          </w:rPr>
          <w:t xml:space="preserve"> (</w:t>
        </w:r>
        <w:r w:rsidR="00DC021B" w:rsidRPr="00DC021B">
          <w:rPr>
            <w:rFonts w:eastAsia="Arial"/>
            <w:highlight w:val="yellow"/>
            <w:rPrChange w:id="331" w:author="Erin Chille" w:date="2023-02-15T15:47:00Z">
              <w:rPr>
                <w:rFonts w:eastAsia="Arial"/>
              </w:rPr>
            </w:rPrChange>
          </w:rPr>
          <w:t>FigX</w:t>
        </w:r>
        <w:r w:rsidR="00DC021B">
          <w:rPr>
            <w:rFonts w:eastAsia="Arial"/>
          </w:rPr>
          <w:t>)</w:t>
        </w:r>
      </w:ins>
      <w:ins w:id="332" w:author="Erin Chille" w:date="2023-02-15T15:49:00Z">
        <w:r w:rsidR="00D0103E">
          <w:rPr>
            <w:rFonts w:eastAsia="Arial"/>
          </w:rPr>
          <w:t xml:space="preserve"> and were thereby classified as not </w:t>
        </w:r>
      </w:ins>
      <w:ins w:id="333" w:author="Erin Chille" w:date="2023-02-15T15:50:00Z">
        <w:r w:rsidR="00D0103E">
          <w:rPr>
            <w:rFonts w:eastAsia="Arial"/>
          </w:rPr>
          <w:t>significantly</w:t>
        </w:r>
      </w:ins>
      <w:ins w:id="334" w:author="Erin Chille" w:date="2023-02-15T15:49:00Z">
        <w:r w:rsidR="00D0103E">
          <w:rPr>
            <w:rFonts w:eastAsia="Arial"/>
          </w:rPr>
          <w:t xml:space="preserve"> differential</w:t>
        </w:r>
      </w:ins>
      <w:ins w:id="335" w:author="Erin Chille" w:date="2023-02-15T15:50:00Z">
        <w:r w:rsidR="00D0103E">
          <w:rPr>
            <w:rFonts w:eastAsia="Arial"/>
          </w:rPr>
          <w:t>ly expressed</w:t>
        </w:r>
      </w:ins>
      <w:ins w:id="336" w:author="Erin Chille" w:date="2023-02-15T15:42:00Z">
        <w:r w:rsidR="00935640">
          <w:rPr>
            <w:rFonts w:eastAsia="Arial"/>
          </w:rPr>
          <w:t>.</w:t>
        </w:r>
      </w:ins>
      <w:ins w:id="337" w:author="Erin Chille" w:date="2023-02-15T15:47:00Z">
        <w:r w:rsidR="00DC021B">
          <w:rPr>
            <w:rFonts w:eastAsia="Arial"/>
          </w:rPr>
          <w:t xml:space="preserve"> Therefore, </w:t>
        </w:r>
      </w:ins>
      <w:ins w:id="338" w:author="Erin Chille" w:date="2023-02-15T15:50:00Z">
        <w:r w:rsidR="00D0103E">
          <w:rPr>
            <w:rFonts w:eastAsia="Arial"/>
          </w:rPr>
          <w:t>t</w:t>
        </w:r>
      </w:ins>
      <w:ins w:id="339" w:author="Erin Chille" w:date="2023-02-15T12:55:00Z">
        <w:r w:rsidR="002F6544">
          <w:rPr>
            <w:rFonts w:eastAsia="Arial"/>
          </w:rPr>
          <w:t>hese results</w:t>
        </w:r>
      </w:ins>
      <w:ins w:id="340" w:author="Erin Chille" w:date="2023-02-15T15:14:00Z">
        <w:r w:rsidR="00265050">
          <w:rPr>
            <w:rFonts w:eastAsia="Arial"/>
          </w:rPr>
          <w:t xml:space="preserve">, combined with differential expression analysis </w:t>
        </w:r>
      </w:ins>
      <w:ins w:id="341" w:author="Erin Chille" w:date="2023-02-15T12:55:00Z">
        <w:r w:rsidR="002F6544">
          <w:rPr>
            <w:rFonts w:eastAsia="Arial"/>
          </w:rPr>
          <w:t>demonstrate that</w:t>
        </w:r>
      </w:ins>
      <w:ins w:id="342" w:author="Erin Chille" w:date="2023-02-15T12:23:00Z">
        <w:r w:rsidR="00B15996">
          <w:rPr>
            <w:rFonts w:eastAsia="Arial"/>
          </w:rPr>
          <w:t xml:space="preserve"> </w:t>
        </w:r>
      </w:ins>
      <w:r w:rsidR="00ED0B2F" w:rsidRPr="00A95E4E">
        <w:rPr>
          <w:rFonts w:eastAsia="Arial"/>
          <w:rPrChange w:id="343" w:author="Erin Chille" w:date="2023-02-14T14:22:00Z">
            <w:rPr>
              <w:rFonts w:eastAsia="Arial"/>
              <w:color w:val="333333"/>
            </w:rPr>
          </w:rPrChange>
        </w:rPr>
        <w:t xml:space="preserve">stress treatment explains very little of the variation in these </w:t>
      </w:r>
      <w:r w:rsidR="00192FE4" w:rsidRPr="00A95E4E">
        <w:rPr>
          <w:rFonts w:eastAsia="Arial"/>
          <w:rPrChange w:id="344" w:author="Erin Chille" w:date="2023-02-14T14:22:00Z">
            <w:rPr>
              <w:rFonts w:eastAsia="Arial"/>
              <w:color w:val="333333"/>
            </w:rPr>
          </w:rPrChange>
        </w:rPr>
        <w:t xml:space="preserve">RNA-seq </w:t>
      </w:r>
      <w:r w:rsidR="00ED0B2F" w:rsidRPr="00A95E4E">
        <w:rPr>
          <w:rFonts w:eastAsia="Arial"/>
          <w:rPrChange w:id="345" w:author="Erin Chille" w:date="2023-02-14T14:22:00Z">
            <w:rPr>
              <w:rFonts w:eastAsia="Arial"/>
              <w:color w:val="333333"/>
            </w:rPr>
          </w:rPrChange>
        </w:rPr>
        <w:t>data</w:t>
      </w:r>
      <w:ins w:id="346" w:author="Erin Chille" w:date="2023-02-15T15:51:00Z">
        <w:r w:rsidR="005A6227">
          <w:rPr>
            <w:rFonts w:eastAsia="Arial"/>
          </w:rPr>
          <w:t xml:space="preserve">, </w:t>
        </w:r>
        <w:r w:rsidR="008935D9">
          <w:rPr>
            <w:rFonts w:eastAsia="Arial"/>
          </w:rPr>
          <w:t>and does not fit the TDE model</w:t>
        </w:r>
      </w:ins>
      <w:r w:rsidR="00192FE4" w:rsidRPr="00A95E4E">
        <w:rPr>
          <w:rFonts w:eastAsia="Arial"/>
          <w:rPrChange w:id="347" w:author="Erin Chille" w:date="2023-02-14T14:22:00Z">
            <w:rPr>
              <w:rFonts w:eastAsia="Arial"/>
              <w:color w:val="333333"/>
            </w:rPr>
          </w:rPrChange>
        </w:rPr>
        <w:t>.</w:t>
      </w:r>
      <w:ins w:id="348" w:author="Erin Chille" w:date="2023-02-15T15:12:00Z">
        <w:r w:rsidR="00FC3C02">
          <w:rPr>
            <w:rFonts w:eastAsia="Arial"/>
          </w:rPr>
          <w:t xml:space="preserve"> </w:t>
        </w:r>
      </w:ins>
      <w:del w:id="349" w:author="Erin Chille" w:date="2023-02-15T15:13:00Z">
        <w:r w:rsidR="00192FE4" w:rsidRPr="00A95E4E" w:rsidDel="00265050">
          <w:rPr>
            <w:rFonts w:eastAsia="Arial"/>
            <w:rPrChange w:id="350" w:author="Erin Chille" w:date="2023-02-14T14:22:00Z">
              <w:rPr>
                <w:rFonts w:eastAsia="Arial"/>
                <w:color w:val="333333"/>
              </w:rPr>
            </w:rPrChange>
          </w:rPr>
          <w:delText xml:space="preserve"> </w:delText>
        </w:r>
      </w:del>
      <w:del w:id="351" w:author="Erin Chille" w:date="2023-02-15T12:57:00Z">
        <w:r w:rsidR="00192FE4" w:rsidRPr="00A95E4E" w:rsidDel="002F6544">
          <w:rPr>
            <w:rFonts w:eastAsia="Arial"/>
            <w:rPrChange w:id="352" w:author="Erin Chille" w:date="2023-02-14T14:22:00Z">
              <w:rPr>
                <w:rFonts w:eastAsia="Arial"/>
                <w:color w:val="333333"/>
              </w:rPr>
            </w:rPrChange>
          </w:rPr>
          <w:delText>Ge</w:delText>
        </w:r>
        <w:r w:rsidR="00ED0B2F" w:rsidRPr="00A95E4E" w:rsidDel="002F6544">
          <w:rPr>
            <w:rFonts w:eastAsia="Arial"/>
            <w:rPrChange w:id="353" w:author="Erin Chille" w:date="2023-02-14T14:22:00Z">
              <w:rPr>
                <w:rFonts w:eastAsia="Arial"/>
                <w:color w:val="333333"/>
              </w:rPr>
            </w:rPrChange>
          </w:rPr>
          <w:delText xml:space="preserve">notype is </w:delText>
        </w:r>
        <w:r w:rsidR="00192FE4" w:rsidRPr="00A95E4E" w:rsidDel="002F6544">
          <w:rPr>
            <w:rFonts w:eastAsia="Arial"/>
            <w:rPrChange w:id="354" w:author="Erin Chille" w:date="2023-02-14T14:22:00Z">
              <w:rPr>
                <w:rFonts w:eastAsia="Arial"/>
                <w:color w:val="333333"/>
              </w:rPr>
            </w:rPrChange>
          </w:rPr>
          <w:delText xml:space="preserve">also </w:delText>
        </w:r>
        <w:r w:rsidR="00ED0B2F" w:rsidRPr="00A95E4E" w:rsidDel="002F6544">
          <w:rPr>
            <w:rFonts w:eastAsia="Arial"/>
            <w:rPrChange w:id="355" w:author="Erin Chille" w:date="2023-02-14T14:22:00Z">
              <w:rPr>
                <w:rFonts w:eastAsia="Arial"/>
                <w:color w:val="333333"/>
              </w:rPr>
            </w:rPrChange>
          </w:rPr>
          <w:delText>the dominant factor</w:delText>
        </w:r>
        <w:r w:rsidR="00192FE4" w:rsidRPr="00A95E4E" w:rsidDel="002F6544">
          <w:rPr>
            <w:rFonts w:eastAsia="Arial"/>
            <w:rPrChange w:id="356" w:author="Erin Chille" w:date="2023-02-14T14:22:00Z">
              <w:rPr>
                <w:rFonts w:eastAsia="Arial"/>
                <w:color w:val="333333"/>
              </w:rPr>
            </w:rPrChange>
          </w:rPr>
          <w:delText xml:space="preserve"> in </w:delText>
        </w:r>
        <w:r w:rsidR="00192FE4" w:rsidRPr="00A95E4E" w:rsidDel="002F6544">
          <w:rPr>
            <w:rFonts w:eastAsia="Arial"/>
            <w:i/>
            <w:iCs/>
            <w:rPrChange w:id="357" w:author="Erin Chille" w:date="2023-02-14T14:22:00Z">
              <w:rPr>
                <w:rFonts w:eastAsia="Arial"/>
                <w:i/>
                <w:iCs/>
                <w:color w:val="333333"/>
              </w:rPr>
            </w:rPrChange>
          </w:rPr>
          <w:delText>M. capitata</w:delText>
        </w:r>
        <w:r w:rsidR="00ED0B2F" w:rsidRPr="00A95E4E" w:rsidDel="002F6544">
          <w:rPr>
            <w:rFonts w:eastAsia="Arial"/>
            <w:rPrChange w:id="358" w:author="Erin Chille" w:date="2023-02-14T14:22:00Z">
              <w:rPr>
                <w:rFonts w:eastAsia="Arial"/>
                <w:color w:val="333333"/>
              </w:rPr>
            </w:rPrChange>
          </w:rPr>
          <w:delText xml:space="preserve">, with each distinct genotype exhibiting a specific DEG </w:delText>
        </w:r>
        <w:r w:rsidR="00192FE4" w:rsidRPr="00A95E4E" w:rsidDel="002F6544">
          <w:rPr>
            <w:rFonts w:eastAsia="Arial"/>
            <w:rPrChange w:id="359" w:author="Erin Chille" w:date="2023-02-14T14:22:00Z">
              <w:rPr>
                <w:rFonts w:eastAsia="Arial"/>
                <w:color w:val="333333"/>
              </w:rPr>
            </w:rPrChange>
          </w:rPr>
          <w:delText xml:space="preserve">response </w:delText>
        </w:r>
        <w:r w:rsidR="00B8283C" w:rsidRPr="00A95E4E" w:rsidDel="002F6544">
          <w:rPr>
            <w:rFonts w:eastAsia="Arial"/>
            <w:rPrChange w:id="360" w:author="Erin Chille" w:date="2023-02-14T14:22:00Z">
              <w:rPr>
                <w:rFonts w:eastAsia="Arial"/>
                <w:color w:val="333333"/>
              </w:rPr>
            </w:rPrChange>
          </w:rPr>
          <w:delText xml:space="preserve">that is </w:delText>
        </w:r>
        <w:r w:rsidR="00192FE4" w:rsidRPr="00A95E4E" w:rsidDel="002F6544">
          <w:rPr>
            <w:rFonts w:eastAsia="Arial"/>
            <w:rPrChange w:id="361" w:author="Erin Chille" w:date="2023-02-14T14:22:00Z">
              <w:rPr>
                <w:rFonts w:eastAsia="Arial"/>
                <w:color w:val="333333"/>
              </w:rPr>
            </w:rPrChange>
          </w:rPr>
          <w:delText xml:space="preserve">largely disconnected </w:delText>
        </w:r>
        <w:r w:rsidR="00B8283C" w:rsidRPr="00A95E4E" w:rsidDel="002F6544">
          <w:rPr>
            <w:rFonts w:eastAsia="Arial"/>
            <w:rPrChange w:id="362" w:author="Erin Chille" w:date="2023-02-14T14:22:00Z">
              <w:rPr>
                <w:rFonts w:eastAsia="Arial"/>
                <w:color w:val="333333"/>
              </w:rPr>
            </w:rPrChange>
          </w:rPr>
          <w:delText>from</w:delText>
        </w:r>
        <w:r w:rsidR="00192FE4" w:rsidRPr="00A95E4E" w:rsidDel="002F6544">
          <w:rPr>
            <w:rFonts w:eastAsia="Arial"/>
            <w:rPrChange w:id="363" w:author="Erin Chille" w:date="2023-02-14T14:22:00Z">
              <w:rPr>
                <w:rFonts w:eastAsia="Arial"/>
                <w:color w:val="333333"/>
              </w:rPr>
            </w:rPrChange>
          </w:rPr>
          <w:delText xml:space="preserve"> treatment. </w:delText>
        </w:r>
      </w:del>
      <w:ins w:id="364" w:author="Erin Chille" w:date="2023-02-15T12:05:00Z">
        <w:r w:rsidR="001D171F" w:rsidRPr="008D6229">
          <w:rPr>
            <w:rFonts w:eastAsia="Arial"/>
          </w:rPr>
          <w:t xml:space="preserve">Previous work </w:t>
        </w:r>
        <w:r w:rsidR="001D171F">
          <w:rPr>
            <w:rFonts w:eastAsia="Arial"/>
          </w:rPr>
          <w:t>in</w:t>
        </w:r>
        <w:r w:rsidR="001D171F" w:rsidRPr="008D6229">
          <w:rPr>
            <w:rFonts w:eastAsia="Arial"/>
          </w:rPr>
          <w:t xml:space="preserve"> </w:t>
        </w:r>
        <w:r w:rsidR="001D171F" w:rsidRPr="008D6229">
          <w:rPr>
            <w:rFonts w:eastAsia="Arial"/>
            <w:i/>
            <w:iCs/>
          </w:rPr>
          <w:t>Acropora</w:t>
        </w:r>
        <w:r w:rsidR="001D171F" w:rsidRPr="008D6229">
          <w:rPr>
            <w:rFonts w:eastAsia="Arial"/>
          </w:rPr>
          <w:t xml:space="preserve"> </w:t>
        </w:r>
        <w:r w:rsidR="001D171F">
          <w:rPr>
            <w:rFonts w:eastAsia="Arial"/>
          </w:rPr>
          <w:t xml:space="preserve">cf. </w:t>
        </w:r>
        <w:r w:rsidR="001D171F">
          <w:rPr>
            <w:rFonts w:eastAsia="Arial"/>
            <w:i/>
            <w:iCs/>
          </w:rPr>
          <w:t>pulchra</w:t>
        </w:r>
        <w:r w:rsidR="001D171F">
          <w:rPr>
            <w:rFonts w:eastAsia="Arial"/>
          </w:rPr>
          <w:fldChar w:fldCharType="begin" w:fldLock="1"/>
        </w:r>
        <w:r w:rsidR="001D171F">
          <w:rPr>
            <w:rFonts w:eastAsia="Arial"/>
          </w:rPr>
          <w:instrText>ADDIN paperpile_citation &lt;clusterId&gt;P456D734Z184W817&lt;/clusterId&gt;&lt;metadata&gt;&lt;citation&gt;&lt;id&gt;c623a613-b6e1-4867-9b35-bb5df6eb89b5&lt;/id&gt;&lt;/citation&gt;&lt;/metadata&gt;&lt;data&gt;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&lt;/data&gt; \* MERGEFORMAT</w:instrText>
        </w:r>
        <w:r w:rsidR="001D171F">
          <w:rPr>
            <w:rFonts w:eastAsia="Arial"/>
          </w:rPr>
          <w:fldChar w:fldCharType="separate"/>
        </w:r>
        <w:r w:rsidR="001D171F" w:rsidRPr="008D6229">
          <w:rPr>
            <w:rFonts w:eastAsia="Arial"/>
            <w:noProof/>
            <w:vertAlign w:val="superscript"/>
          </w:rPr>
          <w:t>12</w:t>
        </w:r>
        <w:r w:rsidR="001D171F">
          <w:rPr>
            <w:rFonts w:eastAsia="Arial"/>
          </w:rPr>
          <w:fldChar w:fldCharType="end"/>
        </w:r>
        <w:r w:rsidR="001D171F">
          <w:rPr>
            <w:rFonts w:eastAsia="Arial"/>
            <w:i/>
            <w:iCs/>
          </w:rPr>
          <w:t xml:space="preserve"> </w:t>
        </w:r>
        <w:r w:rsidR="001D171F">
          <w:rPr>
            <w:rFonts w:eastAsia="Arial"/>
          </w:rPr>
          <w:t>shows that this species follows the TDE model</w:t>
        </w:r>
        <w:r w:rsidR="001D171F" w:rsidRPr="008D6229">
          <w:rPr>
            <w:rFonts w:eastAsia="Arial"/>
          </w:rPr>
          <w:t>…</w:t>
        </w:r>
      </w:ins>
      <w:del w:id="365" w:author="Erin Chille" w:date="2023-02-15T12:05:00Z">
        <w:r w:rsidR="00ED0B2F" w:rsidRPr="00A95E4E" w:rsidDel="001D171F">
          <w:rPr>
            <w:rFonts w:eastAsia="Arial"/>
            <w:rPrChange w:id="366" w:author="Erin Chille" w:date="2023-02-14T14:22:00Z">
              <w:rPr>
                <w:rFonts w:eastAsia="Arial"/>
                <w:color w:val="333333"/>
              </w:rPr>
            </w:rPrChange>
          </w:rPr>
          <w:delText xml:space="preserve"> </w:delText>
        </w:r>
      </w:del>
    </w:p>
    <w:p w14:paraId="19E9F00B" w14:textId="0D8178DA" w:rsidR="003275FB" w:rsidRPr="00A95E4E" w:rsidRDefault="003275FB" w:rsidP="00786929">
      <w:pPr>
        <w:spacing w:line="240" w:lineRule="auto"/>
      </w:pPr>
    </w:p>
    <w:p w14:paraId="31D4510A" w14:textId="28387348" w:rsidR="00FF3836" w:rsidRPr="00FF3836" w:rsidRDefault="00FF3836" w:rsidP="00786929">
      <w:pPr>
        <w:spacing w:line="240" w:lineRule="auto"/>
        <w:rPr>
          <w:sz w:val="28"/>
          <w:szCs w:val="28"/>
        </w:rPr>
      </w:pPr>
      <w:r w:rsidRPr="00FF3836">
        <w:rPr>
          <w:sz w:val="28"/>
          <w:szCs w:val="28"/>
        </w:rPr>
        <w:lastRenderedPageBreak/>
        <w:t>Conclusions</w:t>
      </w:r>
    </w:p>
    <w:p w14:paraId="623AD6E5" w14:textId="7BCB26F4" w:rsidR="00786929" w:rsidRPr="009B605A" w:rsidRDefault="00473E83" w:rsidP="00786929">
      <w:pPr>
        <w:spacing w:line="240" w:lineRule="auto"/>
        <w:rPr>
          <w:color w:val="000000" w:themeColor="text1"/>
          <w:rPrChange w:id="367" w:author="Erin Chille" w:date="2023-02-14T14:26:00Z">
            <w:rPr/>
          </w:rPrChange>
        </w:rPr>
      </w:pPr>
      <w:r w:rsidRPr="009B605A">
        <w:rPr>
          <w:color w:val="000000" w:themeColor="text1"/>
          <w:rPrChange w:id="368" w:author="Erin Chille" w:date="2023-02-14T14:26:00Z">
            <w:rPr/>
          </w:rPrChange>
        </w:rPr>
        <w:t>In summary, our findings are worthy of serious consideration by the coral community because m</w:t>
      </w:r>
      <w:r w:rsidR="00192FE4" w:rsidRPr="009B605A">
        <w:rPr>
          <w:color w:val="000000" w:themeColor="text1"/>
          <w:rPrChange w:id="369" w:author="Erin Chille" w:date="2023-02-14T14:26:00Z">
            <w:rPr/>
          </w:rPrChange>
        </w:rPr>
        <w:t>any studies o</w:t>
      </w:r>
      <w:r w:rsidRPr="009B605A">
        <w:rPr>
          <w:color w:val="000000" w:themeColor="text1"/>
          <w:rPrChange w:id="370" w:author="Erin Chille" w:date="2023-02-14T14:26:00Z">
            <w:rPr/>
          </w:rPrChange>
        </w:rPr>
        <w:t>f</w:t>
      </w:r>
      <w:r w:rsidR="00192FE4" w:rsidRPr="009B605A">
        <w:rPr>
          <w:color w:val="000000" w:themeColor="text1"/>
          <w:rPrChange w:id="371" w:author="Erin Chille" w:date="2023-02-14T14:26:00Z">
            <w:rPr/>
          </w:rPrChange>
        </w:rPr>
        <w:t xml:space="preserve"> coral stress resilience hinge on the assumption that corals </w:t>
      </w:r>
      <w:r w:rsidRPr="009B605A">
        <w:rPr>
          <w:color w:val="000000" w:themeColor="text1"/>
          <w:rPrChange w:id="372" w:author="Erin Chille" w:date="2023-02-14T14:26:00Z">
            <w:rPr/>
          </w:rPrChange>
        </w:rPr>
        <w:t>s</w:t>
      </w:r>
      <w:r w:rsidR="00192FE4" w:rsidRPr="009B605A">
        <w:rPr>
          <w:color w:val="000000" w:themeColor="text1"/>
          <w:rPrChange w:id="373" w:author="Erin Chille" w:date="2023-02-14T14:26:00Z">
            <w:rPr/>
          </w:rPrChange>
        </w:rPr>
        <w:t>ha</w:t>
      </w:r>
      <w:r w:rsidRPr="009B605A">
        <w:rPr>
          <w:color w:val="000000" w:themeColor="text1"/>
          <w:rPrChange w:id="374" w:author="Erin Chille" w:date="2023-02-14T14:26:00Z">
            <w:rPr/>
          </w:rPrChange>
        </w:rPr>
        <w:t>r</w:t>
      </w:r>
      <w:r w:rsidR="00192FE4" w:rsidRPr="009B605A">
        <w:rPr>
          <w:color w:val="000000" w:themeColor="text1"/>
          <w:rPrChange w:id="375" w:author="Erin Chille" w:date="2023-02-14T14:26:00Z">
            <w:rPr/>
          </w:rPrChange>
        </w:rPr>
        <w:t xml:space="preserve">e a core transcriptomic response to stress that will drive the variation in gene expression according to </w:t>
      </w:r>
      <w:r w:rsidRPr="009B605A">
        <w:rPr>
          <w:color w:val="000000" w:themeColor="text1"/>
          <w:rPrChange w:id="376" w:author="Erin Chille" w:date="2023-02-14T14:26:00Z">
            <w:rPr/>
          </w:rPrChange>
        </w:rPr>
        <w:t>the</w:t>
      </w:r>
      <w:r w:rsidR="00192FE4" w:rsidRPr="009B605A">
        <w:rPr>
          <w:color w:val="000000" w:themeColor="text1"/>
          <w:rPrChange w:id="377" w:author="Erin Chille" w:date="2023-02-14T14:26:00Z">
            <w:rPr/>
          </w:rPrChange>
        </w:rPr>
        <w:t xml:space="preserve"> </w:t>
      </w:r>
      <w:r w:rsidRPr="009B605A">
        <w:rPr>
          <w:color w:val="000000" w:themeColor="text1"/>
          <w:rPrChange w:id="378" w:author="Erin Chille" w:date="2023-02-14T14:26:00Z">
            <w:rPr/>
          </w:rPrChange>
        </w:rPr>
        <w:t xml:space="preserve">TDE </w:t>
      </w:r>
      <w:r w:rsidR="00192FE4" w:rsidRPr="009B605A">
        <w:rPr>
          <w:color w:val="000000" w:themeColor="text1"/>
          <w:rPrChange w:id="379" w:author="Erin Chille" w:date="2023-02-14T14:26:00Z">
            <w:rPr/>
          </w:rPrChange>
        </w:rPr>
        <w:t>model</w:t>
      </w:r>
      <w:del w:id="380" w:author="Erin Chille" w:date="2023-02-14T14:26:00Z">
        <w:r w:rsidR="00192FE4" w:rsidRPr="009B605A" w:rsidDel="00F2631F">
          <w:rPr>
            <w:color w:val="000000" w:themeColor="text1"/>
            <w:rPrChange w:id="381" w:author="Erin Chille" w:date="2023-02-14T14:26:00Z">
              <w:rPr/>
            </w:rPrChange>
          </w:rPr>
          <w:delText xml:space="preserve"> </w:delText>
        </w:r>
      </w:del>
      <w:r w:rsidR="00AC3AC1" w:rsidRPr="009B605A">
        <w:rPr>
          <w:color w:val="000000" w:themeColor="text1"/>
          <w:rPrChange w:id="382" w:author="Erin Chille" w:date="2023-02-14T14:26:00Z">
            <w:rPr/>
          </w:rPrChange>
        </w:rPr>
        <w:fldChar w:fldCharType="begin" w:fldLock="1"/>
      </w:r>
      <w:r w:rsidR="003A74B7" w:rsidRPr="009B605A">
        <w:rPr>
          <w:color w:val="000000" w:themeColor="text1"/>
          <w:rPrChange w:id="383" w:author="Erin Chille" w:date="2023-02-14T14:26:00Z">
            <w:rPr/>
          </w:rPrChange>
        </w:rPr>
        <w:instrText>ADDIN paperpile_citation &lt;clusterId&gt;L368Y628O918S739&lt;/clusterId&gt;&lt;metadata&gt;&lt;citation&gt;&lt;id&gt;D410782A9E8B11EDA12B0DBDD2A92DCC&lt;/id&gt;&lt;/citation&gt;&lt;/metadata&gt;&lt;data&gt;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&lt;/data&gt; \* MERGEFORMAT</w:instrText>
      </w:r>
      <w:r w:rsidR="00AC3AC1" w:rsidRPr="009B605A">
        <w:rPr>
          <w:color w:val="000000" w:themeColor="text1"/>
          <w:rPrChange w:id="384" w:author="Erin Chille" w:date="2023-02-14T14:26:00Z">
            <w:rPr>
              <w:color w:val="000000"/>
              <w:vertAlign w:val="superscript"/>
            </w:rPr>
          </w:rPrChange>
        </w:rPr>
        <w:fldChar w:fldCharType="separate"/>
      </w:r>
      <w:ins w:id="385" w:author="Erin Chille" w:date="2023-02-15T12:02:00Z">
        <w:r w:rsidR="002E0032" w:rsidRPr="002E0032">
          <w:rPr>
            <w:noProof/>
            <w:color w:val="000000" w:themeColor="text1"/>
            <w:vertAlign w:val="superscript"/>
          </w:rPr>
          <w:t>13</w:t>
        </w:r>
      </w:ins>
      <w:del w:id="386" w:author="Erin Chille" w:date="2023-02-15T12:02:00Z">
        <w:r w:rsidR="00881C9D" w:rsidRPr="002E0032" w:rsidDel="002E0032">
          <w:rPr>
            <w:noProof/>
            <w:color w:val="000000" w:themeColor="text1"/>
            <w:rPrChange w:id="387" w:author="Erin Chille" w:date="2023-02-15T12:02:00Z">
              <w:rPr>
                <w:noProof/>
                <w:color w:val="000000"/>
                <w:vertAlign w:val="superscript"/>
              </w:rPr>
            </w:rPrChange>
          </w:rPr>
          <w:delText>4</w:delText>
        </w:r>
      </w:del>
      <w:r w:rsidR="00AC3AC1" w:rsidRPr="009B605A">
        <w:rPr>
          <w:color w:val="000000" w:themeColor="text1"/>
          <w:vertAlign w:val="superscript"/>
          <w:rPrChange w:id="388" w:author="Erin Chille" w:date="2023-02-14T14:26:00Z">
            <w:rPr>
              <w:color w:val="000000"/>
              <w:vertAlign w:val="superscript"/>
            </w:rPr>
          </w:rPrChange>
        </w:rPr>
        <w:fldChar w:fldCharType="end"/>
      </w:r>
      <w:r w:rsidR="00192FE4" w:rsidRPr="009B605A">
        <w:rPr>
          <w:color w:val="000000" w:themeColor="text1"/>
          <w:rPrChange w:id="389" w:author="Erin Chille" w:date="2023-02-14T14:26:00Z">
            <w:rPr/>
          </w:rPrChange>
        </w:rPr>
        <w:t xml:space="preserve">, (Fig. 1A) </w:t>
      </w:r>
      <w:r w:rsidRPr="009B605A">
        <w:rPr>
          <w:color w:val="000000" w:themeColor="text1"/>
          <w:rPrChange w:id="390" w:author="Erin Chille" w:date="2023-02-14T14:26:00Z">
            <w:rPr/>
          </w:rPrChange>
        </w:rPr>
        <w:t xml:space="preserve">whereby </w:t>
      </w:r>
      <w:r w:rsidR="00192FE4" w:rsidRPr="009B605A">
        <w:rPr>
          <w:color w:val="000000" w:themeColor="text1"/>
          <w:rPrChange w:id="391" w:author="Erin Chille" w:date="2023-02-14T14:26:00Z">
            <w:rPr/>
          </w:rPrChange>
        </w:rPr>
        <w:t xml:space="preserve">treatment drives gene expression, with a weak influence of colony genotype. </w:t>
      </w:r>
      <w:r w:rsidRPr="009B605A">
        <w:rPr>
          <w:color w:val="000000" w:themeColor="text1"/>
          <w:rPrChange w:id="392" w:author="Erin Chille" w:date="2023-02-14T14:26:00Z">
            <w:rPr/>
          </w:rPrChange>
        </w:rPr>
        <w:t xml:space="preserve">In </w:t>
      </w:r>
      <w:r w:rsidR="003A0103" w:rsidRPr="009B605A">
        <w:rPr>
          <w:color w:val="000000" w:themeColor="text1"/>
          <w:rPrChange w:id="393" w:author="Erin Chille" w:date="2023-02-14T14:26:00Z">
            <w:rPr/>
          </w:rPrChange>
        </w:rPr>
        <w:t>contrast</w:t>
      </w:r>
      <w:r w:rsidRPr="009B605A">
        <w:rPr>
          <w:color w:val="000000" w:themeColor="text1"/>
          <w:rPrChange w:id="394" w:author="Erin Chille" w:date="2023-02-14T14:26:00Z">
            <w:rPr/>
          </w:rPrChange>
        </w:rPr>
        <w:t>, o</w:t>
      </w:r>
      <w:r w:rsidR="00786929" w:rsidRPr="009B605A">
        <w:rPr>
          <w:color w:val="000000" w:themeColor="text1"/>
          <w:rPrChange w:id="395" w:author="Erin Chille" w:date="2023-02-14T14:26:00Z">
            <w:rPr/>
          </w:rPrChange>
        </w:rPr>
        <w:t xml:space="preserve">ur results </w:t>
      </w:r>
      <w:r w:rsidR="003A0103" w:rsidRPr="009B605A">
        <w:rPr>
          <w:color w:val="000000" w:themeColor="text1"/>
          <w:rPrChange w:id="396" w:author="Erin Chille" w:date="2023-02-14T14:26:00Z">
            <w:rPr/>
          </w:rPrChange>
        </w:rPr>
        <w:t xml:space="preserve">support the GDE model and </w:t>
      </w:r>
      <w:r w:rsidR="00786929" w:rsidRPr="009B605A">
        <w:rPr>
          <w:color w:val="000000" w:themeColor="text1"/>
          <w:rPrChange w:id="397" w:author="Erin Chille" w:date="2023-02-14T14:26:00Z">
            <w:rPr/>
          </w:rPrChange>
        </w:rPr>
        <w:t>demonstrate a clear need to thoroughly characterize the genetic structure and reproductive behavior of corals for informed interpretation of ‘omics’ data. The underpinnings of coral resistance and resilience involve not only algal symbiont and prokaryotic microbiome contributions, but also fundamentally reflect host genotype(s) and their provenance. This is particularly pertinent with the acceleration of the search for transferrable mechanisms for use as human interventions to assist coral resistance and resilience and maintain these invaluable coral reef ecosystems under increasing global change.</w:t>
      </w:r>
    </w:p>
    <w:p w14:paraId="2974FBBE" w14:textId="77777777" w:rsidR="008564F3" w:rsidRPr="009B605A" w:rsidRDefault="008564F3">
      <w:pPr>
        <w:spacing w:line="240" w:lineRule="auto"/>
        <w:rPr>
          <w:color w:val="000000" w:themeColor="text1"/>
          <w:rPrChange w:id="398" w:author="Erin Chille" w:date="2023-02-14T14:26:00Z">
            <w:rPr/>
          </w:rPrChange>
        </w:rPr>
      </w:pPr>
    </w:p>
    <w:p w14:paraId="07EA7F18" w14:textId="77777777" w:rsidR="008564F3" w:rsidRPr="00557827" w:rsidRDefault="00F42852">
      <w:pPr>
        <w:spacing w:line="240" w:lineRule="auto"/>
      </w:pPr>
      <w:r w:rsidRPr="00557827">
        <w:rPr>
          <w:b/>
        </w:rPr>
        <w:t>Acknowledgments:</w:t>
      </w:r>
    </w:p>
    <w:p w14:paraId="4A1A71BE" w14:textId="77777777" w:rsidR="008564F3" w:rsidRPr="00557827" w:rsidRDefault="008564F3">
      <w:pPr>
        <w:spacing w:line="240" w:lineRule="auto"/>
      </w:pPr>
    </w:p>
    <w:p w14:paraId="738A5E70" w14:textId="77777777" w:rsidR="008564F3" w:rsidRPr="00557827" w:rsidRDefault="008564F3">
      <w:pPr>
        <w:spacing w:line="240" w:lineRule="auto"/>
      </w:pPr>
    </w:p>
    <w:p w14:paraId="1E55D56B" w14:textId="77777777" w:rsidR="008564F3" w:rsidRPr="00557827" w:rsidRDefault="00F42852">
      <w:pPr>
        <w:spacing w:line="240" w:lineRule="auto"/>
      </w:pPr>
      <w:r w:rsidRPr="00557827">
        <w:rPr>
          <w:b/>
        </w:rPr>
        <w:t>Author contributions:</w:t>
      </w:r>
    </w:p>
    <w:p w14:paraId="5DE91E8B" w14:textId="77777777" w:rsidR="008564F3" w:rsidRPr="00557827" w:rsidRDefault="008564F3">
      <w:pPr>
        <w:spacing w:line="240" w:lineRule="auto"/>
      </w:pPr>
    </w:p>
    <w:p w14:paraId="5345AEEF" w14:textId="77777777" w:rsidR="008564F3" w:rsidRPr="00557827" w:rsidRDefault="008564F3">
      <w:pPr>
        <w:spacing w:line="240" w:lineRule="auto"/>
      </w:pPr>
    </w:p>
    <w:p w14:paraId="3354EB01" w14:textId="77777777" w:rsidR="008564F3" w:rsidRPr="00557827" w:rsidRDefault="00F42852">
      <w:pPr>
        <w:spacing w:line="240" w:lineRule="auto"/>
      </w:pPr>
      <w:r w:rsidRPr="00557827">
        <w:rPr>
          <w:b/>
        </w:rPr>
        <w:t>Declaration of interests:</w:t>
      </w:r>
    </w:p>
    <w:p w14:paraId="5BC85995" w14:textId="77777777" w:rsidR="008564F3" w:rsidRPr="00557827" w:rsidRDefault="008564F3">
      <w:pPr>
        <w:spacing w:line="240" w:lineRule="auto"/>
      </w:pPr>
    </w:p>
    <w:p w14:paraId="30218943" w14:textId="77777777" w:rsidR="008564F3" w:rsidRPr="00557827" w:rsidRDefault="008564F3">
      <w:pPr>
        <w:spacing w:line="240" w:lineRule="auto"/>
      </w:pPr>
    </w:p>
    <w:p w14:paraId="119BAAE8" w14:textId="63D12D45" w:rsidR="008564F3" w:rsidDel="00104EE2" w:rsidRDefault="00F42852">
      <w:pPr>
        <w:spacing w:line="240" w:lineRule="auto"/>
        <w:rPr>
          <w:del w:id="399" w:author="Erin Chille" w:date="2023-02-14T13:36:00Z"/>
          <w:b/>
        </w:rPr>
      </w:pPr>
      <w:r w:rsidRPr="00557827">
        <w:rPr>
          <w:b/>
        </w:rPr>
        <w:t>Figure legends:</w:t>
      </w:r>
    </w:p>
    <w:p w14:paraId="6AC2AA92" w14:textId="77777777" w:rsidR="00104EE2" w:rsidRDefault="00104EE2">
      <w:pPr>
        <w:spacing w:line="240" w:lineRule="auto"/>
        <w:rPr>
          <w:ins w:id="400" w:author="Erin Chille" w:date="2023-02-14T13:40:00Z"/>
          <w:b/>
        </w:rPr>
      </w:pPr>
    </w:p>
    <w:p w14:paraId="64B4EDC6" w14:textId="602A0F8D" w:rsidR="00104EE2" w:rsidRDefault="00104EE2">
      <w:pPr>
        <w:spacing w:line="240" w:lineRule="auto"/>
        <w:rPr>
          <w:ins w:id="401" w:author="Erin Chille" w:date="2023-02-14T13:40:00Z"/>
          <w:b/>
        </w:rPr>
      </w:pPr>
    </w:p>
    <w:p w14:paraId="01F409F6" w14:textId="77777777" w:rsidR="00104EE2" w:rsidRDefault="00104EE2" w:rsidP="00104EE2">
      <w:pPr>
        <w:keepNext/>
        <w:spacing w:line="240" w:lineRule="auto"/>
        <w:rPr>
          <w:ins w:id="402" w:author="Erin Chille" w:date="2023-02-14T13:40:00Z"/>
        </w:rPr>
      </w:pPr>
      <w:ins w:id="403" w:author="Erin Chille" w:date="2023-02-14T13:40:00Z">
        <w:r>
          <w:rPr>
            <w:noProof/>
          </w:rPr>
          <w:drawing>
            <wp:inline distT="0" distB="0" distL="0" distR="0" wp14:anchorId="40086594" wp14:editId="1D2DA7BD">
              <wp:extent cx="3536950" cy="3234883"/>
              <wp:effectExtent l="0" t="0" r="0" b="381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rotWithShape="1">
                      <a:blip r:embed="rId15" cstate="print">
                        <a:extLst>
                          <a:ext uri="{28A0092B-C50C-407E-A947-70E740481C1C}">
                            <a14:useLocalDpi xmlns:a14="http://schemas.microsoft.com/office/drawing/2010/main" val="0"/>
                          </a:ext>
                        </a:extLst>
                      </a:blip>
                      <a:srcRect l="16061" t="2346" r="24413" b="3234"/>
                      <a:stretch/>
                    </pic:blipFill>
                    <pic:spPr bwMode="auto">
                      <a:xfrm>
                        <a:off x="0" y="0"/>
                        <a:ext cx="3537999" cy="3235842"/>
                      </a:xfrm>
                      <a:prstGeom prst="rect">
                        <a:avLst/>
                      </a:prstGeom>
                      <a:ln>
                        <a:noFill/>
                      </a:ln>
                      <a:extLst>
                        <a:ext uri="{53640926-AAD7-44D8-BBD7-CCE9431645EC}">
                          <a14:shadowObscured xmlns:a14="http://schemas.microsoft.com/office/drawing/2010/main"/>
                        </a:ext>
                      </a:extLst>
                    </pic:spPr>
                  </pic:pic>
                </a:graphicData>
              </a:graphic>
            </wp:inline>
          </w:drawing>
        </w:r>
      </w:ins>
    </w:p>
    <w:p w14:paraId="065A5695" w14:textId="44A792A8" w:rsidR="00BB5BE2" w:rsidRPr="00223657" w:rsidRDefault="00104EE2">
      <w:pPr>
        <w:pStyle w:val="Caption"/>
        <w:rPr>
          <w:ins w:id="404" w:author="Erin Chille" w:date="2023-02-14T13:36:00Z"/>
        </w:rPr>
        <w:pPrChange w:id="405" w:author="Erin Chille" w:date="2023-02-14T13:40:00Z">
          <w:pPr>
            <w:spacing w:line="240" w:lineRule="auto"/>
          </w:pPr>
        </w:pPrChange>
      </w:pPr>
      <w:ins w:id="406" w:author="Erin Chille" w:date="2023-02-14T13:40:00Z">
        <w:r>
          <w:t xml:space="preserve">Figure </w:t>
        </w:r>
        <w:r>
          <w:fldChar w:fldCharType="begin"/>
        </w:r>
        <w:r>
          <w:instrText xml:space="preserve"> SEQ Figure \* ARABIC </w:instrText>
        </w:r>
        <w:r>
          <w:fldChar w:fldCharType="separate"/>
        </w:r>
        <w:r>
          <w:rPr>
            <w:noProof/>
          </w:rPr>
          <w:t>1</w:t>
        </w:r>
        <w:r>
          <w:fldChar w:fldCharType="end"/>
        </w:r>
        <w:r>
          <w:t xml:space="preserve"> Map of Kbay and PCA of genotypic structure</w:t>
        </w:r>
      </w:ins>
    </w:p>
    <w:p w14:paraId="1BF83869" w14:textId="195A4042" w:rsidR="008564F3" w:rsidRPr="00557827" w:rsidDel="00104EE2" w:rsidRDefault="00104EE2">
      <w:pPr>
        <w:spacing w:line="240" w:lineRule="auto"/>
        <w:rPr>
          <w:del w:id="407" w:author="Erin Chille" w:date="2023-02-14T13:40:00Z"/>
        </w:rPr>
      </w:pPr>
      <w:ins w:id="408" w:author="Erin Chille" w:date="2023-02-14T13:40:00Z">
        <w:r>
          <w:rPr>
            <w:noProof/>
          </w:rPr>
          <w:lastRenderedPageBreak/>
          <mc:AlternateContent>
            <mc:Choice Requires="wpg">
              <w:drawing>
                <wp:anchor distT="0" distB="0" distL="114300" distR="114300" simplePos="0" relativeHeight="251658241" behindDoc="0" locked="0" layoutInCell="1" allowOverlap="1" wp14:anchorId="365FD847" wp14:editId="15F8ED65">
                  <wp:simplePos x="0" y="0"/>
                  <wp:positionH relativeFrom="column">
                    <wp:posOffset>0</wp:posOffset>
                  </wp:positionH>
                  <wp:positionV relativeFrom="paragraph">
                    <wp:posOffset>170815</wp:posOffset>
                  </wp:positionV>
                  <wp:extent cx="5943600" cy="2454812"/>
                  <wp:effectExtent l="0" t="0" r="0" b="9525"/>
                  <wp:wrapSquare wrapText="bothSides"/>
                  <wp:docPr id="6" name="Group 6"/>
                  <wp:cNvGraphicFramePr/>
                  <a:graphic xmlns:a="http://schemas.openxmlformats.org/drawingml/2006/main">
                    <a:graphicData uri="http://schemas.microsoft.com/office/word/2010/wordprocessingGroup">
                      <wpg:wgp>
                        <wpg:cNvGrpSpPr/>
                        <wpg:grpSpPr>
                          <a:xfrm>
                            <a:off x="0" y="0"/>
                            <a:ext cx="5943600" cy="2454812"/>
                            <a:chOff x="0" y="0"/>
                            <a:chExt cx="5943600" cy="2454812"/>
                          </a:xfrm>
                        </wpg:grpSpPr>
                        <pic:pic xmlns:pic="http://schemas.openxmlformats.org/drawingml/2006/picture">
                          <pic:nvPicPr>
                            <pic:cNvPr id="7" name="image1.png"/>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2082800"/>
                            </a:xfrm>
                            <a:prstGeom prst="rect">
                              <a:avLst/>
                            </a:prstGeom>
                            <a:ln/>
                          </pic:spPr>
                        </pic:pic>
                        <wps:wsp>
                          <wps:cNvPr id="8" name="Text Box 8"/>
                          <wps:cNvSpPr txBox="1"/>
                          <wps:spPr>
                            <a:xfrm>
                              <a:off x="0" y="2089052"/>
                              <a:ext cx="5739130" cy="365760"/>
                            </a:xfrm>
                            <a:prstGeom prst="rect">
                              <a:avLst/>
                            </a:prstGeom>
                            <a:solidFill>
                              <a:schemeClr val="lt1"/>
                            </a:solidFill>
                            <a:ln w="6350">
                              <a:solidFill>
                                <a:prstClr val="black"/>
                              </a:solidFill>
                            </a:ln>
                          </wps:spPr>
                          <wps:txbx>
                            <w:txbxContent>
                              <w:p w14:paraId="77CCFE94" w14:textId="77777777" w:rsidR="00104EE2" w:rsidRPr="00182083" w:rsidRDefault="00104EE2" w:rsidP="00104EE2">
                                <w:pPr>
                                  <w:rPr>
                                    <w:lang w:val="en-US"/>
                                  </w:rPr>
                                </w:pPr>
                                <w:r w:rsidRPr="00182083">
                                  <w:rPr>
                                    <w:b/>
                                    <w:lang w:val="en-US"/>
                                  </w:rPr>
                                  <w:t>Figure 2.</w:t>
                                </w:r>
                                <w:r w:rsidRPr="00182083">
                                  <w:rPr>
                                    <w:lang w:val="en-US"/>
                                  </w:rPr>
                                  <w:t xml:space="preserve"> PCA analysis of </w:t>
                                </w:r>
                                <w:r w:rsidRPr="00182083">
                                  <w:rPr>
                                    <w:i/>
                                    <w:lang w:val="en-US"/>
                                  </w:rPr>
                                  <w:t>P. acuta</w:t>
                                </w:r>
                                <w:r w:rsidRPr="00182083">
                                  <w:rPr>
                                    <w:lang w:val="en-US"/>
                                  </w:rPr>
                                  <w:t xml:space="preserve"> RNA-seq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5FD847" id="Group 6" o:spid="_x0000_s1029" style="position:absolute;margin-left:0;margin-top:13.45pt;width:468pt;height:193.3pt;z-index:251658241" coordsize="59436,245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">
                  <v:shape id="image1.png" o:spid="_x0000_s1030" type="#_x0000_t75" style="position:absolute;width:59436;height:20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">
                    <v:imagedata r:id="rId14" o:title=""/>
                  </v:shape>
                  <v:shape id="Text Box 8" o:spid="_x0000_s1031" type="#_x0000_t202" style="position:absolute;top:20890;width:57391;height:3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" fillcolor="white [3201]" strokeweight=".5pt">
                    <v:textbox>
                      <w:txbxContent>
                        <w:p w14:paraId="77CCFE94" w14:textId="77777777" w:rsidR="00104EE2" w:rsidRPr="00182083" w:rsidRDefault="00104EE2" w:rsidP="00104EE2">
                          <w:pPr>
                            <w:rPr>
                              <w:lang w:val="en-US"/>
                            </w:rPr>
                          </w:pPr>
                          <w:r w:rsidRPr="00182083">
                            <w:rPr>
                              <w:b/>
                              <w:lang w:val="en-US"/>
                            </w:rPr>
                            <w:t>Figure 2.</w:t>
                          </w:r>
                          <w:r w:rsidRPr="00182083">
                            <w:rPr>
                              <w:lang w:val="en-US"/>
                            </w:rPr>
                            <w:t xml:space="preserve"> PCA analysis of </w:t>
                          </w:r>
                          <w:r w:rsidRPr="00182083">
                            <w:rPr>
                              <w:i/>
                              <w:lang w:val="en-US"/>
                            </w:rPr>
                            <w:t>P. acuta</w:t>
                          </w:r>
                          <w:r w:rsidRPr="00182083">
                            <w:rPr>
                              <w:lang w:val="en-US"/>
                            </w:rPr>
                            <w:t xml:space="preserve"> RNA-seq data…</w:t>
                          </w:r>
                        </w:p>
                      </w:txbxContent>
                    </v:textbox>
                  </v:shape>
                  <w10:wrap type="square"/>
                </v:group>
              </w:pict>
            </mc:Fallback>
          </mc:AlternateContent>
        </w:r>
      </w:ins>
    </w:p>
    <w:p w14:paraId="1C98DB7B" w14:textId="77777777" w:rsidR="008564F3" w:rsidRPr="00557827" w:rsidRDefault="008564F3">
      <w:pPr>
        <w:spacing w:line="240" w:lineRule="auto"/>
      </w:pPr>
    </w:p>
    <w:p w14:paraId="2F28AE2A" w14:textId="7FA2AB78" w:rsidR="008564F3" w:rsidRDefault="00F42852">
      <w:pPr>
        <w:spacing w:line="240" w:lineRule="auto"/>
        <w:rPr>
          <w:ins w:id="409" w:author="Erin Chille" w:date="2023-02-14T13:43:00Z"/>
          <w:b/>
        </w:rPr>
      </w:pPr>
      <w:r w:rsidRPr="00557827">
        <w:rPr>
          <w:b/>
        </w:rPr>
        <w:t>Tables:</w:t>
      </w:r>
    </w:p>
    <w:p w14:paraId="3509F039" w14:textId="77777777" w:rsidR="00D22EE4" w:rsidRDefault="00D22EE4" w:rsidP="00D22EE4">
      <w:pPr>
        <w:pStyle w:val="Caption"/>
        <w:spacing w:after="0"/>
        <w:rPr>
          <w:ins w:id="410" w:author="Erin Chille" w:date="2023-02-14T13:43:00Z"/>
        </w:rPr>
      </w:pPr>
    </w:p>
    <w:p w14:paraId="1E9926B6" w14:textId="46CCDA4A" w:rsidR="00D22EE4" w:rsidRPr="00557827" w:rsidRDefault="00D22EE4">
      <w:pPr>
        <w:pStyle w:val="Caption"/>
        <w:spacing w:after="0"/>
        <w:pPrChange w:id="411" w:author="Erin Chille" w:date="2023-02-14T13:43:00Z">
          <w:pPr>
            <w:spacing w:line="240" w:lineRule="auto"/>
          </w:pPr>
        </w:pPrChange>
      </w:pPr>
      <w:ins w:id="412" w:author="Erin Chille" w:date="2023-02-14T13:43:00Z">
        <w:r>
          <w:t xml:space="preserve">Table </w:t>
        </w:r>
        <w:r>
          <w:fldChar w:fldCharType="begin"/>
        </w:r>
        <w:r>
          <w:instrText xml:space="preserve"> SEQ Table \* ARABIC </w:instrText>
        </w:r>
        <w:r>
          <w:fldChar w:fldCharType="separate"/>
        </w:r>
      </w:ins>
      <w:ins w:id="413" w:author="Erin Chille" w:date="2023-02-16T16:22:00Z">
        <w:r w:rsidR="00E36AA9">
          <w:rPr>
            <w:noProof/>
          </w:rPr>
          <w:t>1</w:t>
        </w:r>
      </w:ins>
      <w:ins w:id="414" w:author="Erin Chille" w:date="2023-02-14T13:43:00Z">
        <w:r>
          <w:fldChar w:fldCharType="end"/>
        </w:r>
        <w:r>
          <w:t>. Number of samples of each group per treatment</w:t>
        </w:r>
      </w:ins>
    </w:p>
    <w:tbl>
      <w:tblPr>
        <w:tblStyle w:val="GridTable1Light"/>
        <w:tblpPr w:leftFromText="180" w:rightFromText="180" w:vertAnchor="text" w:horzAnchor="margin" w:tblpY="106"/>
        <w:tblW w:w="0" w:type="auto"/>
        <w:tblLook w:val="07E0" w:firstRow="1" w:lastRow="1" w:firstColumn="1" w:lastColumn="1" w:noHBand="1" w:noVBand="1"/>
        <w:tblPrChange w:id="415" w:author="Erin Chille" w:date="2023-02-14T13:39:00Z">
          <w:tblPr>
            <w:tblStyle w:val="GridTable1Light"/>
            <w:tblpPr w:leftFromText="180" w:rightFromText="180" w:vertAnchor="text" w:horzAnchor="margin" w:tblpY="106"/>
            <w:tblW w:w="0" w:type="auto"/>
            <w:tblLook w:val="07E0" w:firstRow="1" w:lastRow="1" w:firstColumn="1" w:lastColumn="1" w:noHBand="1" w:noVBand="1"/>
          </w:tblPr>
        </w:tblPrChange>
      </w:tblPr>
      <w:tblGrid>
        <w:gridCol w:w="1271"/>
        <w:gridCol w:w="1244"/>
        <w:gridCol w:w="1170"/>
        <w:gridCol w:w="1170"/>
        <w:gridCol w:w="1260"/>
        <w:tblGridChange w:id="416">
          <w:tblGrid>
            <w:gridCol w:w="1271"/>
            <w:gridCol w:w="841"/>
            <w:gridCol w:w="293"/>
            <w:gridCol w:w="670"/>
            <w:gridCol w:w="464"/>
            <w:gridCol w:w="499"/>
            <w:gridCol w:w="1537"/>
            <w:gridCol w:w="914"/>
            <w:gridCol w:w="796"/>
            <w:gridCol w:w="464"/>
          </w:tblGrid>
        </w:tblGridChange>
      </w:tblGrid>
      <w:tr w:rsidR="00816CD2" w14:paraId="61916455" w14:textId="77777777" w:rsidTr="000A1BAB">
        <w:trPr>
          <w:cnfStyle w:val="100000000000" w:firstRow="1" w:lastRow="0" w:firstColumn="0" w:lastColumn="0" w:oddVBand="0" w:evenVBand="0" w:oddHBand="0" w:evenHBand="0" w:firstRowFirstColumn="0" w:firstRowLastColumn="0" w:lastRowFirstColumn="0" w:lastRowLastColumn="0"/>
          <w:ins w:id="417" w:author="Erin Chille" w:date="2023-02-14T13:36:00Z"/>
          <w:trPrChange w:id="418" w:author="Erin Chille" w:date="2023-02-14T13:39: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419" w:author="Erin Chille" w:date="2023-02-14T13:39:00Z">
              <w:tcPr>
                <w:tcW w:w="1271" w:type="dxa"/>
              </w:tcPr>
            </w:tcPrChange>
          </w:tcPr>
          <w:p w14:paraId="0C9F8EE3" w14:textId="77777777" w:rsidR="009B0868" w:rsidRDefault="009B0868" w:rsidP="008D6229">
            <w:pPr>
              <w:cnfStyle w:val="101000000000" w:firstRow="1" w:lastRow="0" w:firstColumn="1" w:lastColumn="0" w:oddVBand="0" w:evenVBand="0" w:oddHBand="0" w:evenHBand="0" w:firstRowFirstColumn="0" w:firstRowLastColumn="0" w:lastRowFirstColumn="0" w:lastRowLastColumn="0"/>
              <w:rPr>
                <w:ins w:id="420" w:author="Erin Chille" w:date="2023-02-14T13:36:00Z"/>
                <w:rFonts w:ascii="Calibri" w:hAnsi="Calibri" w:cs="Calibri"/>
                <w:color w:val="000000"/>
                <w:lang w:val="en-US"/>
              </w:rPr>
            </w:pPr>
            <w:ins w:id="421" w:author="Erin Chille" w:date="2023-02-14T13:36:00Z">
              <w:r w:rsidRPr="007C59F4">
                <w:rPr>
                  <w:rFonts w:ascii="Calibri" w:hAnsi="Calibri" w:cs="Calibri"/>
                  <w:color w:val="000000"/>
                  <w:lang w:val="en-US"/>
                </w:rPr>
                <w:t>Treatment</w:t>
              </w:r>
            </w:ins>
          </w:p>
        </w:tc>
        <w:tc>
          <w:tcPr>
            <w:tcW w:w="1244" w:type="dxa"/>
            <w:tcPrChange w:id="422" w:author="Erin Chille" w:date="2023-02-14T13:39:00Z">
              <w:tcPr>
                <w:tcW w:w="841" w:type="dxa"/>
              </w:tcPr>
            </w:tcPrChange>
          </w:tcPr>
          <w:p w14:paraId="133613CB" w14:textId="7260583F" w:rsidR="009B0868" w:rsidRDefault="009B0868" w:rsidP="008D6229">
            <w:pPr>
              <w:cnfStyle w:val="100000000000" w:firstRow="1" w:lastRow="0" w:firstColumn="0" w:lastColumn="0" w:oddVBand="0" w:evenVBand="0" w:oddHBand="0" w:evenHBand="0" w:firstRowFirstColumn="0" w:firstRowLastColumn="0" w:lastRowFirstColumn="0" w:lastRowLastColumn="0"/>
              <w:rPr>
                <w:ins w:id="423" w:author="Erin Chille" w:date="2023-02-14T13:36:00Z"/>
                <w:rFonts w:ascii="Calibri" w:hAnsi="Calibri" w:cs="Calibri"/>
                <w:color w:val="000000"/>
                <w:lang w:val="en-US"/>
              </w:rPr>
            </w:pPr>
            <w:ins w:id="424" w:author="Erin Chille" w:date="2023-02-14T13:36:00Z">
              <w:r w:rsidRPr="007C59F4">
                <w:rPr>
                  <w:rFonts w:ascii="Calibri" w:hAnsi="Calibri" w:cs="Calibri"/>
                  <w:color w:val="000000"/>
                  <w:lang w:val="en-US"/>
                </w:rPr>
                <w:t>Group</w:t>
              </w:r>
            </w:ins>
            <w:ins w:id="425" w:author="Erin Chille" w:date="2023-02-14T13:38:00Z">
              <w:r w:rsidR="000A1BAB">
                <w:rPr>
                  <w:rFonts w:ascii="Calibri" w:hAnsi="Calibri" w:cs="Calibri"/>
                  <w:color w:val="000000"/>
                  <w:lang w:val="en-US"/>
                </w:rPr>
                <w:t xml:space="preserve"> 1 (Triploid)</w:t>
              </w:r>
            </w:ins>
          </w:p>
        </w:tc>
        <w:tc>
          <w:tcPr>
            <w:tcW w:w="1170" w:type="dxa"/>
            <w:tcPrChange w:id="426" w:author="Erin Chille" w:date="2023-02-14T13:39:00Z">
              <w:tcPr>
                <w:tcW w:w="963" w:type="dxa"/>
                <w:gridSpan w:val="2"/>
              </w:tcPr>
            </w:tcPrChange>
          </w:tcPr>
          <w:p w14:paraId="1CA206D3" w14:textId="02126E68" w:rsidR="009B0868" w:rsidRDefault="009B0868" w:rsidP="008D6229">
            <w:pPr>
              <w:cnfStyle w:val="100000000000" w:firstRow="1" w:lastRow="0" w:firstColumn="0" w:lastColumn="0" w:oddVBand="0" w:evenVBand="0" w:oddHBand="0" w:evenHBand="0" w:firstRowFirstColumn="0" w:firstRowLastColumn="0" w:lastRowFirstColumn="0" w:lastRowLastColumn="0"/>
              <w:rPr>
                <w:ins w:id="427" w:author="Erin Chille" w:date="2023-02-14T13:36:00Z"/>
                <w:rFonts w:ascii="Calibri" w:hAnsi="Calibri" w:cs="Calibri"/>
                <w:color w:val="000000"/>
                <w:lang w:val="en-US"/>
              </w:rPr>
            </w:pPr>
            <w:ins w:id="428" w:author="Erin Chille" w:date="2023-02-14T13:36:00Z">
              <w:r w:rsidRPr="007C59F4">
                <w:rPr>
                  <w:rFonts w:ascii="Calibri" w:hAnsi="Calibri" w:cs="Calibri"/>
                  <w:color w:val="000000"/>
                  <w:lang w:val="en-US"/>
                </w:rPr>
                <w:t>Group</w:t>
              </w:r>
            </w:ins>
            <w:ins w:id="429" w:author="Erin Chille" w:date="2023-02-14T13:38:00Z">
              <w:r w:rsidR="000A1BAB">
                <w:rPr>
                  <w:rFonts w:ascii="Calibri" w:hAnsi="Calibri" w:cs="Calibri"/>
                  <w:color w:val="000000"/>
                  <w:lang w:val="en-US"/>
                </w:rPr>
                <w:t xml:space="preserve"> 2 (Triploid)</w:t>
              </w:r>
            </w:ins>
          </w:p>
        </w:tc>
        <w:tc>
          <w:tcPr>
            <w:tcW w:w="1170" w:type="dxa"/>
            <w:tcPrChange w:id="430" w:author="Erin Chille" w:date="2023-02-14T13:39:00Z">
              <w:tcPr>
                <w:tcW w:w="963" w:type="dxa"/>
                <w:gridSpan w:val="2"/>
              </w:tcPr>
            </w:tcPrChange>
          </w:tcPr>
          <w:p w14:paraId="0EEC8959" w14:textId="7B031173" w:rsidR="009B0868" w:rsidRDefault="009B0868" w:rsidP="008D6229">
            <w:pPr>
              <w:cnfStyle w:val="100000000000" w:firstRow="1" w:lastRow="0" w:firstColumn="0" w:lastColumn="0" w:oddVBand="0" w:evenVBand="0" w:oddHBand="0" w:evenHBand="0" w:firstRowFirstColumn="0" w:firstRowLastColumn="0" w:lastRowFirstColumn="0" w:lastRowLastColumn="0"/>
              <w:rPr>
                <w:ins w:id="431" w:author="Erin Chille" w:date="2023-02-14T13:36:00Z"/>
                <w:rFonts w:ascii="Calibri" w:hAnsi="Calibri" w:cs="Calibri"/>
                <w:color w:val="000000"/>
                <w:lang w:val="en-US"/>
              </w:rPr>
            </w:pPr>
            <w:ins w:id="432" w:author="Erin Chille" w:date="2023-02-14T13:36:00Z">
              <w:r w:rsidRPr="007C59F4">
                <w:rPr>
                  <w:rFonts w:ascii="Calibri" w:hAnsi="Calibri" w:cs="Calibri"/>
                  <w:color w:val="000000"/>
                  <w:lang w:val="en-US"/>
                </w:rPr>
                <w:t>Group</w:t>
              </w:r>
            </w:ins>
            <w:ins w:id="433" w:author="Erin Chille" w:date="2023-02-14T13:39:00Z">
              <w:r w:rsidR="000A1BAB">
                <w:rPr>
                  <w:rFonts w:ascii="Calibri" w:hAnsi="Calibri" w:cs="Calibri"/>
                  <w:color w:val="000000"/>
                  <w:lang w:val="en-US"/>
                </w:rPr>
                <w:t xml:space="preserve"> 3 (Diploid)</w:t>
              </w:r>
            </w:ins>
          </w:p>
        </w:tc>
        <w:tc>
          <w:tcPr>
            <w:cnfStyle w:val="000100000000" w:firstRow="0" w:lastRow="0" w:firstColumn="0" w:lastColumn="1" w:oddVBand="0" w:evenVBand="0" w:oddHBand="0" w:evenHBand="0" w:firstRowFirstColumn="0" w:firstRowLastColumn="0" w:lastRowFirstColumn="0" w:lastRowLastColumn="0"/>
            <w:tcW w:w="1260" w:type="dxa"/>
            <w:tcPrChange w:id="434" w:author="Erin Chille" w:date="2023-02-14T13:39:00Z">
              <w:tcPr>
                <w:tcW w:w="3247" w:type="dxa"/>
                <w:gridSpan w:val="3"/>
              </w:tcPr>
            </w:tcPrChange>
          </w:tcPr>
          <w:p w14:paraId="235DD3C1" w14:textId="77777777" w:rsidR="009B0868" w:rsidRDefault="009B0868" w:rsidP="008D6229">
            <w:pPr>
              <w:cnfStyle w:val="100100000000" w:firstRow="1" w:lastRow="0" w:firstColumn="0" w:lastColumn="1" w:oddVBand="0" w:evenVBand="0" w:oddHBand="0" w:evenHBand="0" w:firstRowFirstColumn="0" w:firstRowLastColumn="0" w:lastRowFirstColumn="0" w:lastRowLastColumn="0"/>
              <w:rPr>
                <w:ins w:id="435" w:author="Erin Chille" w:date="2023-02-14T13:36:00Z"/>
                <w:rFonts w:ascii="Calibri" w:hAnsi="Calibri" w:cs="Calibri"/>
                <w:color w:val="000000"/>
                <w:lang w:val="en-US"/>
              </w:rPr>
            </w:pPr>
            <w:ins w:id="436" w:author="Erin Chille" w:date="2023-02-14T13:36:00Z">
              <w:r w:rsidRPr="007C59F4">
                <w:rPr>
                  <w:rFonts w:ascii="Calibri" w:hAnsi="Calibri" w:cs="Calibri"/>
                  <w:color w:val="000000"/>
                  <w:lang w:val="en-US"/>
                </w:rPr>
                <w:t>Grand Total</w:t>
              </w:r>
            </w:ins>
          </w:p>
        </w:tc>
      </w:tr>
      <w:tr w:rsidR="000A1BAB" w14:paraId="1BFE9A50" w14:textId="77777777" w:rsidTr="000A1BAB">
        <w:trPr>
          <w:ins w:id="437" w:author="Erin Chille" w:date="2023-02-14T13:36:00Z"/>
        </w:trPr>
        <w:tc>
          <w:tcPr>
            <w:cnfStyle w:val="001000000000" w:firstRow="0" w:lastRow="0" w:firstColumn="1" w:lastColumn="0" w:oddVBand="0" w:evenVBand="0" w:oddHBand="0" w:evenHBand="0" w:firstRowFirstColumn="0" w:firstRowLastColumn="0" w:lastRowFirstColumn="0" w:lastRowLastColumn="0"/>
            <w:tcW w:w="0" w:type="dxa"/>
            <w:tcPrChange w:id="438" w:author="Erin Chille" w:date="2023-02-14T13:39:00Z">
              <w:tcPr>
                <w:tcW w:w="1271" w:type="dxa"/>
              </w:tcPr>
            </w:tcPrChange>
          </w:tcPr>
          <w:p w14:paraId="21C30D30" w14:textId="77777777" w:rsidR="009B0868" w:rsidRDefault="009B0868" w:rsidP="008D6229">
            <w:pPr>
              <w:rPr>
                <w:ins w:id="439" w:author="Erin Chille" w:date="2023-02-14T13:36:00Z"/>
                <w:rFonts w:ascii="Calibri" w:hAnsi="Calibri" w:cs="Calibri"/>
                <w:color w:val="000000"/>
                <w:lang w:val="en-US"/>
              </w:rPr>
            </w:pPr>
            <w:ins w:id="440" w:author="Erin Chille" w:date="2023-02-14T13:36:00Z">
              <w:r w:rsidRPr="007C59F4">
                <w:rPr>
                  <w:rFonts w:ascii="Calibri" w:hAnsi="Calibri" w:cs="Calibri"/>
                  <w:color w:val="000000"/>
                  <w:lang w:val="en-US"/>
                </w:rPr>
                <w:t>Amb</w:t>
              </w:r>
            </w:ins>
          </w:p>
        </w:tc>
        <w:tc>
          <w:tcPr>
            <w:tcW w:w="1244" w:type="dxa"/>
            <w:tcPrChange w:id="441" w:author="Erin Chille" w:date="2023-02-14T13:39:00Z">
              <w:tcPr>
                <w:tcW w:w="1134" w:type="dxa"/>
                <w:gridSpan w:val="2"/>
              </w:tcPr>
            </w:tcPrChange>
          </w:tcPr>
          <w:p w14:paraId="52DDAB06" w14:textId="77777777" w:rsidR="009B0868" w:rsidRDefault="009B0868" w:rsidP="008D6229">
            <w:pPr>
              <w:cnfStyle w:val="000000000000" w:firstRow="0" w:lastRow="0" w:firstColumn="0" w:lastColumn="0" w:oddVBand="0" w:evenVBand="0" w:oddHBand="0" w:evenHBand="0" w:firstRowFirstColumn="0" w:firstRowLastColumn="0" w:lastRowFirstColumn="0" w:lastRowLastColumn="0"/>
              <w:rPr>
                <w:ins w:id="442" w:author="Erin Chille" w:date="2023-02-14T13:36:00Z"/>
                <w:rFonts w:ascii="Calibri" w:hAnsi="Calibri" w:cs="Calibri"/>
                <w:color w:val="000000"/>
                <w:lang w:val="en-US"/>
              </w:rPr>
            </w:pPr>
            <w:ins w:id="443" w:author="Erin Chille" w:date="2023-02-14T13:36:00Z">
              <w:r w:rsidRPr="007C59F4">
                <w:rPr>
                  <w:rFonts w:ascii="Calibri" w:hAnsi="Calibri" w:cs="Calibri"/>
                  <w:color w:val="000000"/>
                  <w:lang w:val="en-US"/>
                </w:rPr>
                <w:t>16</w:t>
              </w:r>
            </w:ins>
          </w:p>
        </w:tc>
        <w:tc>
          <w:tcPr>
            <w:tcW w:w="1170" w:type="dxa"/>
            <w:tcPrChange w:id="444" w:author="Erin Chille" w:date="2023-02-14T13:39:00Z">
              <w:tcPr>
                <w:tcW w:w="1134" w:type="dxa"/>
                <w:gridSpan w:val="2"/>
              </w:tcPr>
            </w:tcPrChange>
          </w:tcPr>
          <w:p w14:paraId="1CF6F50D" w14:textId="77777777" w:rsidR="009B0868" w:rsidRDefault="009B0868" w:rsidP="008D6229">
            <w:pPr>
              <w:cnfStyle w:val="000000000000" w:firstRow="0" w:lastRow="0" w:firstColumn="0" w:lastColumn="0" w:oddVBand="0" w:evenVBand="0" w:oddHBand="0" w:evenHBand="0" w:firstRowFirstColumn="0" w:firstRowLastColumn="0" w:lastRowFirstColumn="0" w:lastRowLastColumn="0"/>
              <w:rPr>
                <w:ins w:id="445" w:author="Erin Chille" w:date="2023-02-14T13:36:00Z"/>
                <w:rFonts w:ascii="Calibri" w:hAnsi="Calibri" w:cs="Calibri"/>
                <w:color w:val="000000"/>
                <w:lang w:val="en-US"/>
              </w:rPr>
            </w:pPr>
            <w:ins w:id="446" w:author="Erin Chille" w:date="2023-02-14T13:36:00Z">
              <w:r w:rsidRPr="007C59F4">
                <w:rPr>
                  <w:rFonts w:ascii="Calibri" w:hAnsi="Calibri" w:cs="Calibri"/>
                  <w:color w:val="000000"/>
                  <w:lang w:val="en-US"/>
                </w:rPr>
                <w:t>11</w:t>
              </w:r>
            </w:ins>
          </w:p>
        </w:tc>
        <w:tc>
          <w:tcPr>
            <w:tcW w:w="1170" w:type="dxa"/>
            <w:tcPrChange w:id="447" w:author="Erin Chille" w:date="2023-02-14T13:39:00Z">
              <w:tcPr>
                <w:tcW w:w="2036" w:type="dxa"/>
                <w:gridSpan w:val="2"/>
              </w:tcPr>
            </w:tcPrChange>
          </w:tcPr>
          <w:p w14:paraId="4923AE77" w14:textId="77777777" w:rsidR="009B0868" w:rsidRDefault="009B0868" w:rsidP="008D6229">
            <w:pPr>
              <w:cnfStyle w:val="000000000000" w:firstRow="0" w:lastRow="0" w:firstColumn="0" w:lastColumn="0" w:oddVBand="0" w:evenVBand="0" w:oddHBand="0" w:evenHBand="0" w:firstRowFirstColumn="0" w:firstRowLastColumn="0" w:lastRowFirstColumn="0" w:lastRowLastColumn="0"/>
              <w:rPr>
                <w:ins w:id="448" w:author="Erin Chille" w:date="2023-02-14T13:36:00Z"/>
                <w:rFonts w:ascii="Calibri" w:hAnsi="Calibri" w:cs="Calibri"/>
                <w:color w:val="000000"/>
                <w:lang w:val="en-US"/>
              </w:rPr>
            </w:pPr>
            <w:ins w:id="449" w:author="Erin Chille" w:date="2023-02-14T13:36:00Z">
              <w:r w:rsidRPr="007C59F4">
                <w:rPr>
                  <w:rFonts w:ascii="Calibri" w:hAnsi="Calibri" w:cs="Calibri"/>
                  <w:color w:val="000000"/>
                  <w:lang w:val="en-US"/>
                </w:rPr>
                <w:t>14</w:t>
              </w:r>
            </w:ins>
          </w:p>
        </w:tc>
        <w:tc>
          <w:tcPr>
            <w:cnfStyle w:val="000100000000" w:firstRow="0" w:lastRow="0" w:firstColumn="0" w:lastColumn="1" w:oddVBand="0" w:evenVBand="0" w:oddHBand="0" w:evenHBand="0" w:firstRowFirstColumn="0" w:firstRowLastColumn="0" w:lastRowFirstColumn="0" w:lastRowLastColumn="0"/>
            <w:tcW w:w="1260" w:type="dxa"/>
            <w:tcPrChange w:id="450" w:author="Erin Chille" w:date="2023-02-14T13:39:00Z">
              <w:tcPr>
                <w:tcW w:w="2174" w:type="dxa"/>
                <w:gridSpan w:val="3"/>
              </w:tcPr>
            </w:tcPrChange>
          </w:tcPr>
          <w:p w14:paraId="78E8F4A7" w14:textId="77777777" w:rsidR="009B0868" w:rsidRDefault="009B0868" w:rsidP="008D6229">
            <w:pPr>
              <w:rPr>
                <w:ins w:id="451" w:author="Erin Chille" w:date="2023-02-14T13:36:00Z"/>
                <w:rFonts w:ascii="Calibri" w:hAnsi="Calibri" w:cs="Calibri"/>
                <w:color w:val="000000"/>
                <w:lang w:val="en-US"/>
              </w:rPr>
            </w:pPr>
            <w:ins w:id="452" w:author="Erin Chille" w:date="2023-02-14T13:36:00Z">
              <w:r w:rsidRPr="007C59F4">
                <w:rPr>
                  <w:rFonts w:ascii="Calibri" w:hAnsi="Calibri" w:cs="Calibri"/>
                  <w:color w:val="000000"/>
                  <w:lang w:val="en-US"/>
                </w:rPr>
                <w:t>41</w:t>
              </w:r>
            </w:ins>
          </w:p>
        </w:tc>
      </w:tr>
      <w:tr w:rsidR="000A1BAB" w14:paraId="4B977A11" w14:textId="77777777" w:rsidTr="000A1BAB">
        <w:trPr>
          <w:ins w:id="453" w:author="Erin Chille" w:date="2023-02-14T13:36:00Z"/>
        </w:trPr>
        <w:tc>
          <w:tcPr>
            <w:cnfStyle w:val="001000000000" w:firstRow="0" w:lastRow="0" w:firstColumn="1" w:lastColumn="0" w:oddVBand="0" w:evenVBand="0" w:oddHBand="0" w:evenHBand="0" w:firstRowFirstColumn="0" w:firstRowLastColumn="0" w:lastRowFirstColumn="0" w:lastRowLastColumn="0"/>
            <w:tcW w:w="0" w:type="dxa"/>
            <w:tcPrChange w:id="454" w:author="Erin Chille" w:date="2023-02-14T13:39:00Z">
              <w:tcPr>
                <w:tcW w:w="1271" w:type="dxa"/>
              </w:tcPr>
            </w:tcPrChange>
          </w:tcPr>
          <w:p w14:paraId="1172BB6B" w14:textId="77777777" w:rsidR="009B0868" w:rsidRDefault="009B0868" w:rsidP="008D6229">
            <w:pPr>
              <w:rPr>
                <w:ins w:id="455" w:author="Erin Chille" w:date="2023-02-14T13:36:00Z"/>
                <w:rFonts w:ascii="Calibri" w:hAnsi="Calibri" w:cs="Calibri"/>
                <w:color w:val="000000"/>
                <w:lang w:val="en-US"/>
              </w:rPr>
            </w:pPr>
            <w:ins w:id="456" w:author="Erin Chille" w:date="2023-02-14T13:36:00Z">
              <w:r w:rsidRPr="007C59F4">
                <w:rPr>
                  <w:rFonts w:ascii="Calibri" w:hAnsi="Calibri" w:cs="Calibri"/>
                  <w:color w:val="000000"/>
                  <w:lang w:val="en-US"/>
                </w:rPr>
                <w:t>Hot</w:t>
              </w:r>
            </w:ins>
          </w:p>
        </w:tc>
        <w:tc>
          <w:tcPr>
            <w:tcW w:w="1244" w:type="dxa"/>
            <w:tcPrChange w:id="457" w:author="Erin Chille" w:date="2023-02-14T13:39:00Z">
              <w:tcPr>
                <w:tcW w:w="1134" w:type="dxa"/>
                <w:gridSpan w:val="2"/>
              </w:tcPr>
            </w:tcPrChange>
          </w:tcPr>
          <w:p w14:paraId="798CAEDE" w14:textId="77777777" w:rsidR="009B0868" w:rsidRDefault="009B0868" w:rsidP="008D6229">
            <w:pPr>
              <w:cnfStyle w:val="000000000000" w:firstRow="0" w:lastRow="0" w:firstColumn="0" w:lastColumn="0" w:oddVBand="0" w:evenVBand="0" w:oddHBand="0" w:evenHBand="0" w:firstRowFirstColumn="0" w:firstRowLastColumn="0" w:lastRowFirstColumn="0" w:lastRowLastColumn="0"/>
              <w:rPr>
                <w:ins w:id="458" w:author="Erin Chille" w:date="2023-02-14T13:36:00Z"/>
                <w:rFonts w:ascii="Calibri" w:hAnsi="Calibri" w:cs="Calibri"/>
                <w:color w:val="000000"/>
                <w:lang w:val="en-US"/>
              </w:rPr>
            </w:pPr>
            <w:ins w:id="459" w:author="Erin Chille" w:date="2023-02-14T13:36:00Z">
              <w:r w:rsidRPr="007C59F4">
                <w:rPr>
                  <w:rFonts w:ascii="Calibri" w:hAnsi="Calibri" w:cs="Calibri"/>
                  <w:color w:val="000000"/>
                  <w:lang w:val="en-US"/>
                </w:rPr>
                <w:t>18</w:t>
              </w:r>
            </w:ins>
          </w:p>
        </w:tc>
        <w:tc>
          <w:tcPr>
            <w:tcW w:w="1170" w:type="dxa"/>
            <w:tcPrChange w:id="460" w:author="Erin Chille" w:date="2023-02-14T13:39:00Z">
              <w:tcPr>
                <w:tcW w:w="1134" w:type="dxa"/>
                <w:gridSpan w:val="2"/>
              </w:tcPr>
            </w:tcPrChange>
          </w:tcPr>
          <w:p w14:paraId="251D60ED" w14:textId="77777777" w:rsidR="009B0868" w:rsidRDefault="009B0868" w:rsidP="008D6229">
            <w:pPr>
              <w:cnfStyle w:val="000000000000" w:firstRow="0" w:lastRow="0" w:firstColumn="0" w:lastColumn="0" w:oddVBand="0" w:evenVBand="0" w:oddHBand="0" w:evenHBand="0" w:firstRowFirstColumn="0" w:firstRowLastColumn="0" w:lastRowFirstColumn="0" w:lastRowLastColumn="0"/>
              <w:rPr>
                <w:ins w:id="461" w:author="Erin Chille" w:date="2023-02-14T13:36:00Z"/>
                <w:rFonts w:ascii="Calibri" w:hAnsi="Calibri" w:cs="Calibri"/>
                <w:color w:val="000000"/>
                <w:lang w:val="en-US"/>
              </w:rPr>
            </w:pPr>
            <w:ins w:id="462" w:author="Erin Chille" w:date="2023-02-14T13:36:00Z">
              <w:r w:rsidRPr="007C59F4">
                <w:rPr>
                  <w:rFonts w:ascii="Calibri" w:hAnsi="Calibri" w:cs="Calibri"/>
                  <w:color w:val="000000"/>
                  <w:lang w:val="en-US"/>
                </w:rPr>
                <w:t>13</w:t>
              </w:r>
            </w:ins>
          </w:p>
        </w:tc>
        <w:tc>
          <w:tcPr>
            <w:tcW w:w="1170" w:type="dxa"/>
            <w:tcPrChange w:id="463" w:author="Erin Chille" w:date="2023-02-14T13:39:00Z">
              <w:tcPr>
                <w:tcW w:w="2036" w:type="dxa"/>
                <w:gridSpan w:val="2"/>
              </w:tcPr>
            </w:tcPrChange>
          </w:tcPr>
          <w:p w14:paraId="731C3BB0" w14:textId="77777777" w:rsidR="009B0868" w:rsidRDefault="009B0868" w:rsidP="008D6229">
            <w:pPr>
              <w:cnfStyle w:val="000000000000" w:firstRow="0" w:lastRow="0" w:firstColumn="0" w:lastColumn="0" w:oddVBand="0" w:evenVBand="0" w:oddHBand="0" w:evenHBand="0" w:firstRowFirstColumn="0" w:firstRowLastColumn="0" w:lastRowFirstColumn="0" w:lastRowLastColumn="0"/>
              <w:rPr>
                <w:ins w:id="464" w:author="Erin Chille" w:date="2023-02-14T13:36:00Z"/>
                <w:rFonts w:ascii="Calibri" w:hAnsi="Calibri" w:cs="Calibri"/>
                <w:color w:val="000000"/>
                <w:lang w:val="en-US"/>
              </w:rPr>
            </w:pPr>
            <w:ins w:id="465" w:author="Erin Chille" w:date="2023-02-14T13:36:00Z">
              <w:r w:rsidRPr="007C59F4">
                <w:rPr>
                  <w:rFonts w:ascii="Calibri" w:hAnsi="Calibri" w:cs="Calibri"/>
                  <w:color w:val="000000"/>
                  <w:lang w:val="en-US"/>
                </w:rPr>
                <w:t>13</w:t>
              </w:r>
            </w:ins>
          </w:p>
        </w:tc>
        <w:tc>
          <w:tcPr>
            <w:cnfStyle w:val="000100000000" w:firstRow="0" w:lastRow="0" w:firstColumn="0" w:lastColumn="1" w:oddVBand="0" w:evenVBand="0" w:oddHBand="0" w:evenHBand="0" w:firstRowFirstColumn="0" w:firstRowLastColumn="0" w:lastRowFirstColumn="0" w:lastRowLastColumn="0"/>
            <w:tcW w:w="1260" w:type="dxa"/>
            <w:tcPrChange w:id="466" w:author="Erin Chille" w:date="2023-02-14T13:39:00Z">
              <w:tcPr>
                <w:tcW w:w="2174" w:type="dxa"/>
                <w:gridSpan w:val="3"/>
              </w:tcPr>
            </w:tcPrChange>
          </w:tcPr>
          <w:p w14:paraId="1D2AB5BE" w14:textId="77777777" w:rsidR="009B0868" w:rsidRDefault="009B0868" w:rsidP="008D6229">
            <w:pPr>
              <w:rPr>
                <w:ins w:id="467" w:author="Erin Chille" w:date="2023-02-14T13:36:00Z"/>
                <w:rFonts w:ascii="Calibri" w:hAnsi="Calibri" w:cs="Calibri"/>
                <w:color w:val="000000"/>
                <w:lang w:val="en-US"/>
              </w:rPr>
            </w:pPr>
            <w:ins w:id="468" w:author="Erin Chille" w:date="2023-02-14T13:36:00Z">
              <w:r w:rsidRPr="007C59F4">
                <w:rPr>
                  <w:rFonts w:ascii="Calibri" w:hAnsi="Calibri" w:cs="Calibri"/>
                  <w:color w:val="000000"/>
                  <w:lang w:val="en-US"/>
                </w:rPr>
                <w:t>44</w:t>
              </w:r>
            </w:ins>
          </w:p>
        </w:tc>
      </w:tr>
      <w:tr w:rsidR="00816CD2" w14:paraId="19FB098D" w14:textId="77777777" w:rsidTr="000A1BAB">
        <w:trPr>
          <w:cnfStyle w:val="010000000000" w:firstRow="0" w:lastRow="1" w:firstColumn="0" w:lastColumn="0" w:oddVBand="0" w:evenVBand="0" w:oddHBand="0" w:evenHBand="0" w:firstRowFirstColumn="0" w:firstRowLastColumn="0" w:lastRowFirstColumn="0" w:lastRowLastColumn="0"/>
          <w:ins w:id="469" w:author="Erin Chille" w:date="2023-02-14T13:36:00Z"/>
        </w:trPr>
        <w:tc>
          <w:tcPr>
            <w:cnfStyle w:val="001000000000" w:firstRow="0" w:lastRow="0" w:firstColumn="1" w:lastColumn="0" w:oddVBand="0" w:evenVBand="0" w:oddHBand="0" w:evenHBand="0" w:firstRowFirstColumn="0" w:firstRowLastColumn="0" w:lastRowFirstColumn="0" w:lastRowLastColumn="0"/>
            <w:tcW w:w="0" w:type="dxa"/>
            <w:tcPrChange w:id="470" w:author="Erin Chille" w:date="2023-02-14T13:39:00Z">
              <w:tcPr>
                <w:tcW w:w="1271" w:type="dxa"/>
              </w:tcPr>
            </w:tcPrChange>
          </w:tcPr>
          <w:p w14:paraId="0FFC8B35" w14:textId="77777777" w:rsidR="009B0868" w:rsidRDefault="009B0868" w:rsidP="008D6229">
            <w:pPr>
              <w:cnfStyle w:val="011000000000" w:firstRow="0" w:lastRow="1" w:firstColumn="1" w:lastColumn="0" w:oddVBand="0" w:evenVBand="0" w:oddHBand="0" w:evenHBand="0" w:firstRowFirstColumn="0" w:firstRowLastColumn="0" w:lastRowFirstColumn="0" w:lastRowLastColumn="0"/>
              <w:rPr>
                <w:ins w:id="471" w:author="Erin Chille" w:date="2023-02-14T13:36:00Z"/>
                <w:rFonts w:ascii="Calibri" w:hAnsi="Calibri" w:cs="Calibri"/>
                <w:color w:val="000000"/>
                <w:lang w:val="en-US"/>
              </w:rPr>
            </w:pPr>
            <w:ins w:id="472" w:author="Erin Chille" w:date="2023-02-14T13:36:00Z">
              <w:r w:rsidRPr="007C59F4">
                <w:rPr>
                  <w:rFonts w:ascii="Calibri" w:hAnsi="Calibri" w:cs="Calibri"/>
                  <w:color w:val="000000"/>
                  <w:lang w:val="en-US"/>
                </w:rPr>
                <w:t>Grand Total</w:t>
              </w:r>
            </w:ins>
          </w:p>
        </w:tc>
        <w:tc>
          <w:tcPr>
            <w:tcW w:w="1244" w:type="dxa"/>
            <w:tcPrChange w:id="473" w:author="Erin Chille" w:date="2023-02-14T13:39:00Z">
              <w:tcPr>
                <w:tcW w:w="1064" w:type="dxa"/>
                <w:gridSpan w:val="2"/>
              </w:tcPr>
            </w:tcPrChange>
          </w:tcPr>
          <w:p w14:paraId="66753290" w14:textId="77777777" w:rsidR="009B0868" w:rsidRDefault="009B0868" w:rsidP="008D6229">
            <w:pPr>
              <w:cnfStyle w:val="010000000000" w:firstRow="0" w:lastRow="1" w:firstColumn="0" w:lastColumn="0" w:oddVBand="0" w:evenVBand="0" w:oddHBand="0" w:evenHBand="0" w:firstRowFirstColumn="0" w:firstRowLastColumn="0" w:lastRowFirstColumn="0" w:lastRowLastColumn="0"/>
              <w:rPr>
                <w:ins w:id="474" w:author="Erin Chille" w:date="2023-02-14T13:36:00Z"/>
                <w:rFonts w:ascii="Calibri" w:hAnsi="Calibri" w:cs="Calibri"/>
                <w:color w:val="000000"/>
                <w:lang w:val="en-US"/>
              </w:rPr>
            </w:pPr>
            <w:ins w:id="475" w:author="Erin Chille" w:date="2023-02-14T13:36:00Z">
              <w:r w:rsidRPr="007C59F4">
                <w:rPr>
                  <w:rFonts w:ascii="Calibri" w:hAnsi="Calibri" w:cs="Calibri"/>
                  <w:color w:val="000000"/>
                  <w:lang w:val="en-US"/>
                </w:rPr>
                <w:t>34</w:t>
              </w:r>
            </w:ins>
          </w:p>
        </w:tc>
        <w:tc>
          <w:tcPr>
            <w:tcW w:w="1170" w:type="dxa"/>
            <w:tcPrChange w:id="476" w:author="Erin Chille" w:date="2023-02-14T13:39:00Z">
              <w:tcPr>
                <w:tcW w:w="740" w:type="dxa"/>
                <w:gridSpan w:val="2"/>
              </w:tcPr>
            </w:tcPrChange>
          </w:tcPr>
          <w:p w14:paraId="3921B500" w14:textId="77777777" w:rsidR="009B0868" w:rsidRDefault="009B0868" w:rsidP="008D6229">
            <w:pPr>
              <w:cnfStyle w:val="010000000000" w:firstRow="0" w:lastRow="1" w:firstColumn="0" w:lastColumn="0" w:oddVBand="0" w:evenVBand="0" w:oddHBand="0" w:evenHBand="0" w:firstRowFirstColumn="0" w:firstRowLastColumn="0" w:lastRowFirstColumn="0" w:lastRowLastColumn="0"/>
              <w:rPr>
                <w:ins w:id="477" w:author="Erin Chille" w:date="2023-02-14T13:36:00Z"/>
                <w:rFonts w:ascii="Calibri" w:hAnsi="Calibri" w:cs="Calibri"/>
                <w:color w:val="000000"/>
                <w:lang w:val="en-US"/>
              </w:rPr>
            </w:pPr>
            <w:ins w:id="478" w:author="Erin Chille" w:date="2023-02-14T13:36:00Z">
              <w:r w:rsidRPr="007C59F4">
                <w:rPr>
                  <w:rFonts w:ascii="Calibri" w:hAnsi="Calibri" w:cs="Calibri"/>
                  <w:color w:val="000000"/>
                  <w:lang w:val="en-US"/>
                </w:rPr>
                <w:t>24</w:t>
              </w:r>
            </w:ins>
          </w:p>
        </w:tc>
        <w:tc>
          <w:tcPr>
            <w:tcW w:w="1170" w:type="dxa"/>
            <w:tcPrChange w:id="479" w:author="Erin Chille" w:date="2023-02-14T13:39:00Z">
              <w:tcPr>
                <w:tcW w:w="2950" w:type="dxa"/>
                <w:gridSpan w:val="3"/>
              </w:tcPr>
            </w:tcPrChange>
          </w:tcPr>
          <w:p w14:paraId="5D29900C" w14:textId="77777777" w:rsidR="009B0868" w:rsidRDefault="009B0868" w:rsidP="008D6229">
            <w:pPr>
              <w:cnfStyle w:val="010000000000" w:firstRow="0" w:lastRow="1" w:firstColumn="0" w:lastColumn="0" w:oddVBand="0" w:evenVBand="0" w:oddHBand="0" w:evenHBand="0" w:firstRowFirstColumn="0" w:firstRowLastColumn="0" w:lastRowFirstColumn="0" w:lastRowLastColumn="0"/>
              <w:rPr>
                <w:ins w:id="480" w:author="Erin Chille" w:date="2023-02-14T13:36:00Z"/>
                <w:rFonts w:ascii="Calibri" w:hAnsi="Calibri" w:cs="Calibri"/>
                <w:color w:val="000000"/>
                <w:lang w:val="en-US"/>
              </w:rPr>
            </w:pPr>
            <w:ins w:id="481" w:author="Erin Chille" w:date="2023-02-14T13:36:00Z">
              <w:r w:rsidRPr="007C59F4">
                <w:rPr>
                  <w:rFonts w:ascii="Calibri" w:hAnsi="Calibri" w:cs="Calibri"/>
                  <w:color w:val="000000"/>
                  <w:lang w:val="en-US"/>
                </w:rPr>
                <w:t>27</w:t>
              </w:r>
            </w:ins>
          </w:p>
        </w:tc>
        <w:tc>
          <w:tcPr>
            <w:cnfStyle w:val="000100000000" w:firstRow="0" w:lastRow="0" w:firstColumn="0" w:lastColumn="1" w:oddVBand="0" w:evenVBand="0" w:oddHBand="0" w:evenHBand="0" w:firstRowFirstColumn="0" w:firstRowLastColumn="0" w:lastRowFirstColumn="0" w:lastRowLastColumn="0"/>
            <w:tcW w:w="0" w:type="dxa"/>
            <w:tcPrChange w:id="482" w:author="Erin Chille" w:date="2023-02-14T13:39:00Z">
              <w:tcPr>
                <w:tcW w:w="1260" w:type="dxa"/>
                <w:gridSpan w:val="2"/>
              </w:tcPr>
            </w:tcPrChange>
          </w:tcPr>
          <w:p w14:paraId="1E880E67" w14:textId="77777777" w:rsidR="009B0868" w:rsidRDefault="009B0868">
            <w:pPr>
              <w:keepNext/>
              <w:cnfStyle w:val="010100000000" w:firstRow="0" w:lastRow="1" w:firstColumn="0" w:lastColumn="1" w:oddVBand="0" w:evenVBand="0" w:oddHBand="0" w:evenHBand="0" w:firstRowFirstColumn="0" w:firstRowLastColumn="0" w:lastRowFirstColumn="0" w:lastRowLastColumn="0"/>
              <w:rPr>
                <w:ins w:id="483" w:author="Erin Chille" w:date="2023-02-14T13:36:00Z"/>
                <w:rFonts w:ascii="Calibri" w:hAnsi="Calibri" w:cs="Calibri"/>
                <w:color w:val="000000"/>
                <w:lang w:val="en-US"/>
              </w:rPr>
              <w:pPrChange w:id="484" w:author="Erin Chille" w:date="2023-02-14T13:41:00Z">
                <w:pPr>
                  <w:framePr w:hSpace="180" w:wrap="around" w:vAnchor="text" w:hAnchor="margin" w:y="106"/>
                  <w:cnfStyle w:val="010100000000" w:firstRow="0" w:lastRow="1" w:firstColumn="0" w:lastColumn="1" w:oddVBand="0" w:evenVBand="0" w:oddHBand="0" w:evenHBand="0" w:firstRowFirstColumn="0" w:firstRowLastColumn="0" w:lastRowFirstColumn="0" w:lastRowLastColumn="0"/>
                </w:pPr>
              </w:pPrChange>
            </w:pPr>
            <w:ins w:id="485" w:author="Erin Chille" w:date="2023-02-14T13:36:00Z">
              <w:r w:rsidRPr="007C59F4">
                <w:rPr>
                  <w:rFonts w:ascii="Calibri" w:hAnsi="Calibri" w:cs="Calibri"/>
                  <w:color w:val="000000"/>
                  <w:lang w:val="en-US"/>
                </w:rPr>
                <w:t>85</w:t>
              </w:r>
            </w:ins>
          </w:p>
        </w:tc>
      </w:tr>
    </w:tbl>
    <w:p w14:paraId="46AE48BD" w14:textId="6056A76A" w:rsidR="008564F3" w:rsidRPr="00557827" w:rsidRDefault="008564F3">
      <w:pPr>
        <w:spacing w:line="240" w:lineRule="auto"/>
      </w:pPr>
    </w:p>
    <w:p w14:paraId="27295F71" w14:textId="77777777" w:rsidR="008564F3" w:rsidRPr="00557827" w:rsidRDefault="008564F3">
      <w:pPr>
        <w:spacing w:line="240" w:lineRule="auto"/>
      </w:pPr>
    </w:p>
    <w:p w14:paraId="0257693E" w14:textId="77777777" w:rsidR="009B0868" w:rsidRDefault="009B0868">
      <w:pPr>
        <w:spacing w:line="240" w:lineRule="auto"/>
        <w:rPr>
          <w:ins w:id="486" w:author="Erin Chille" w:date="2023-02-14T13:36:00Z"/>
          <w:b/>
        </w:rPr>
      </w:pPr>
    </w:p>
    <w:p w14:paraId="7A315490" w14:textId="77777777" w:rsidR="009B0868" w:rsidRDefault="009B0868">
      <w:pPr>
        <w:spacing w:line="240" w:lineRule="auto"/>
        <w:rPr>
          <w:ins w:id="487" w:author="Erin Chille" w:date="2023-02-14T13:36:00Z"/>
          <w:b/>
        </w:rPr>
      </w:pPr>
    </w:p>
    <w:p w14:paraId="6DAF68B6" w14:textId="77777777" w:rsidR="009B0868" w:rsidRDefault="009B0868">
      <w:pPr>
        <w:spacing w:line="240" w:lineRule="auto"/>
        <w:rPr>
          <w:ins w:id="488" w:author="Erin Chille" w:date="2023-02-14T13:36:00Z"/>
          <w:b/>
        </w:rPr>
      </w:pPr>
    </w:p>
    <w:p w14:paraId="2D9C2D9A" w14:textId="77777777" w:rsidR="009B0868" w:rsidRDefault="009B0868">
      <w:pPr>
        <w:spacing w:line="240" w:lineRule="auto"/>
        <w:rPr>
          <w:ins w:id="489" w:author="Erin Chille" w:date="2023-02-14T13:36:00Z"/>
          <w:b/>
        </w:rPr>
      </w:pPr>
    </w:p>
    <w:p w14:paraId="7F5A8A78" w14:textId="65EFE0A7" w:rsidR="009B0868" w:rsidRDefault="009B0868">
      <w:pPr>
        <w:spacing w:line="240" w:lineRule="auto"/>
        <w:rPr>
          <w:ins w:id="490" w:author="Erin Chille" w:date="2023-02-14T13:42:00Z"/>
          <w:b/>
        </w:rPr>
      </w:pPr>
    </w:p>
    <w:p w14:paraId="4BD69A44" w14:textId="560C7E24" w:rsidR="003971FA" w:rsidRDefault="003971FA">
      <w:pPr>
        <w:rPr>
          <w:ins w:id="491" w:author="Erin Chille" w:date="2023-02-16T16:13:00Z"/>
          <w:b/>
        </w:rPr>
      </w:pPr>
      <w:ins w:id="492" w:author="Erin Chille" w:date="2023-02-16T16:13:00Z">
        <w:r>
          <w:rPr>
            <w:b/>
          </w:rPr>
          <w:br w:type="page"/>
        </w:r>
      </w:ins>
    </w:p>
    <w:p w14:paraId="3850201E" w14:textId="449A7960" w:rsidR="009B0868" w:rsidRDefault="00B35567">
      <w:pPr>
        <w:spacing w:line="240" w:lineRule="auto"/>
      </w:pPr>
      <w:r>
        <w:rPr>
          <w:noProof/>
        </w:rPr>
      </w:r>
      <w:r w:rsidR="00B35567">
        <w:rPr>
          <w:noProof/>
        </w:rPr>
        <w:object w:dxaOrig="7540" w:dyaOrig="5160" w14:anchorId="2DCD59D1">
          <v:shape id="_x0000_i1025" type="#_x0000_t75" alt="" style="width:377pt;height:240pt;mso-width-percent:0;mso-height-percent:0;mso-width-percent:0;mso-height-percent:0" o:ole="">
            <v:imagedata r:id="rId16" o:title=""/>
          </v:shape>
          <o:OLEObject Type="Link" ProgID="Excel.Sheet.12" ShapeID="_x0000_i1025" DrawAspect="Content" r:id="rId17" UpdateMode="Always">
            <o:LinkType>Picture</o:LinkType>
            <o:LockedField>false</o:LockedField>
          </o:OLEObject>
        </w:object>
      </w:r>
    </w:p>
    <w:p w14:paraId="47E3372A" w14:textId="788DDDE6" w:rsidR="00640C7F" w:rsidRDefault="00640C7F">
      <w:pPr>
        <w:spacing w:line="240" w:lineRule="auto"/>
        <w:rPr>
          <w:ins w:id="493" w:author="Erin Chille" w:date="2023-02-14T13:43:00Z"/>
          <w:b/>
        </w:rPr>
      </w:pPr>
      <w:r>
        <w:rPr>
          <w:noProof/>
        </w:rPr>
        <mc:AlternateContent>
          <mc:Choice Requires="wps">
            <w:drawing>
              <wp:inline distT="0" distB="0" distL="0" distR="0" wp14:anchorId="249814CE" wp14:editId="7355DB2C">
                <wp:extent cx="4788535" cy="142275"/>
                <wp:effectExtent l="0" t="0" r="12065" b="10160"/>
                <wp:docPr id="17" name="Rectangle 1"/>
                <wp:cNvGraphicFramePr/>
                <a:graphic xmlns:a="http://schemas.openxmlformats.org/drawingml/2006/main">
                  <a:graphicData uri="http://schemas.microsoft.com/office/word/2010/wordprocessingShape">
                    <wps:wsp>
                      <wps:cNvSpPr/>
                      <wps:spPr>
                        <a:xfrm>
                          <a:off x="0" y="0"/>
                          <a:ext cx="4788535" cy="142275"/>
                        </a:xfrm>
                        <a:prstGeom prst="rect">
                          <a:avLst/>
                        </a:prstGeom>
                        <a:gradFill flip="none" rotWithShape="1">
                          <a:gsLst>
                            <a:gs pos="0">
                              <a:schemeClr val="bg1"/>
                            </a:gs>
                            <a:gs pos="100000">
                              <a:srgbClr val="FF0000"/>
                            </a:gs>
                          </a:gsLst>
                          <a:lin ang="0" scaled="0"/>
                          <a:tileRect/>
                        </a:gra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inline>
            </w:drawing>
          </mc:Choice>
          <mc:Fallback>
            <w:pict>
              <v:rect w14:anchorId="1541774D" id="Rectangle 1" o:spid="_x0000_s1026" style="width:377.05pt;height:1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" fillcolor="white [3212]" strokecolor="black [3213]" strokeweight="1pt">
                <v:fill color2="red" rotate="t" angle="90" focus="100%" type="gradient">
                  <o:fill v:ext="view" type="gradientUnscaled"/>
                </v:fill>
                <w10:anchorlock/>
              </v:rect>
            </w:pict>
          </mc:Fallback>
        </mc:AlternateContent>
      </w:r>
    </w:p>
    <w:p w14:paraId="3034ADC4" w14:textId="0AFAAB09" w:rsidR="00C12B0B" w:rsidRDefault="000E6548">
      <w:pPr>
        <w:pStyle w:val="Caption"/>
        <w:rPr>
          <w:rFonts w:ascii="Arial" w:hAnsi="Arial" w:cs="Arial"/>
          <w:i w:val="0"/>
          <w:iCs w:val="0"/>
          <w:color w:val="000000" w:themeColor="text1"/>
          <w:sz w:val="24"/>
          <w:szCs w:val="24"/>
        </w:rPr>
      </w:pPr>
      <w:r w:rsidRPr="00C12B0B">
        <w:rPr>
          <w:rFonts w:ascii="Arial" w:hAnsi="Arial" w:cs="Arial"/>
          <w:i w:val="0"/>
          <w:iCs w:val="0"/>
          <w:color w:val="000000" w:themeColor="text1"/>
          <w:sz w:val="24"/>
          <w:szCs w:val="24"/>
        </w:rPr>
        <w:t>|0|</w:t>
      </w:r>
      <w:r w:rsidRPr="00C12B0B">
        <w:rPr>
          <w:rFonts w:ascii="Arial" w:hAnsi="Arial" w:cs="Arial"/>
          <w:i w:val="0"/>
          <w:iCs w:val="0"/>
          <w:color w:val="000000" w:themeColor="text1"/>
          <w:sz w:val="24"/>
          <w:szCs w:val="24"/>
        </w:rPr>
        <w:tab/>
      </w:r>
      <w:r w:rsidRPr="00C12B0B">
        <w:rPr>
          <w:rFonts w:ascii="Arial" w:hAnsi="Arial" w:cs="Arial"/>
          <w:i w:val="0"/>
          <w:iCs w:val="0"/>
          <w:color w:val="000000" w:themeColor="text1"/>
          <w:sz w:val="24"/>
          <w:szCs w:val="24"/>
        </w:rPr>
        <w:tab/>
      </w:r>
      <w:r w:rsidRPr="00C12B0B">
        <w:rPr>
          <w:rFonts w:ascii="Arial" w:hAnsi="Arial" w:cs="Arial"/>
          <w:i w:val="0"/>
          <w:iCs w:val="0"/>
          <w:color w:val="000000" w:themeColor="text1"/>
          <w:sz w:val="24"/>
          <w:szCs w:val="24"/>
        </w:rPr>
        <w:tab/>
      </w:r>
      <w:r w:rsidRPr="00C12B0B">
        <w:rPr>
          <w:rFonts w:ascii="Arial" w:hAnsi="Arial" w:cs="Arial"/>
          <w:i w:val="0"/>
          <w:iCs w:val="0"/>
          <w:color w:val="000000" w:themeColor="text1"/>
          <w:sz w:val="24"/>
          <w:szCs w:val="24"/>
        </w:rPr>
        <w:tab/>
      </w:r>
      <w:r w:rsidRPr="00C12B0B">
        <w:rPr>
          <w:rFonts w:ascii="Arial" w:hAnsi="Arial" w:cs="Arial"/>
          <w:i w:val="0"/>
          <w:iCs w:val="0"/>
          <w:color w:val="000000" w:themeColor="text1"/>
          <w:sz w:val="24"/>
          <w:szCs w:val="24"/>
        </w:rPr>
        <w:tab/>
      </w:r>
      <w:r w:rsidRPr="00C12B0B">
        <w:rPr>
          <w:rFonts w:ascii="Arial" w:hAnsi="Arial" w:cs="Arial"/>
          <w:i w:val="0"/>
          <w:iCs w:val="0"/>
          <w:color w:val="000000" w:themeColor="text1"/>
          <w:sz w:val="24"/>
          <w:szCs w:val="24"/>
        </w:rPr>
        <w:tab/>
      </w:r>
      <w:r w:rsidRPr="00C12B0B">
        <w:rPr>
          <w:rFonts w:ascii="Arial" w:hAnsi="Arial" w:cs="Arial"/>
          <w:i w:val="0"/>
          <w:iCs w:val="0"/>
          <w:color w:val="000000" w:themeColor="text1"/>
          <w:sz w:val="24"/>
          <w:szCs w:val="24"/>
        </w:rPr>
        <w:tab/>
      </w:r>
      <w:r w:rsidRPr="00C12B0B">
        <w:rPr>
          <w:rFonts w:ascii="Arial" w:hAnsi="Arial" w:cs="Arial"/>
          <w:i w:val="0"/>
          <w:iCs w:val="0"/>
          <w:color w:val="000000" w:themeColor="text1"/>
          <w:sz w:val="24"/>
          <w:szCs w:val="24"/>
        </w:rPr>
        <w:tab/>
      </w:r>
      <w:r w:rsidRPr="00C12B0B">
        <w:rPr>
          <w:rFonts w:ascii="Arial" w:hAnsi="Arial" w:cs="Arial"/>
          <w:i w:val="0"/>
          <w:iCs w:val="0"/>
          <w:color w:val="000000" w:themeColor="text1"/>
          <w:sz w:val="24"/>
          <w:szCs w:val="24"/>
        </w:rPr>
        <w:tab/>
      </w:r>
      <w:r w:rsidRPr="00C12B0B">
        <w:rPr>
          <w:rFonts w:ascii="Arial" w:hAnsi="Arial" w:cs="Arial"/>
          <w:i w:val="0"/>
          <w:iCs w:val="0"/>
          <w:color w:val="000000" w:themeColor="text1"/>
          <w:sz w:val="24"/>
          <w:szCs w:val="24"/>
        </w:rPr>
        <w:tab/>
      </w:r>
      <w:r w:rsidR="00C12B0B" w:rsidRPr="00C12B0B">
        <w:rPr>
          <w:rFonts w:ascii="Arial" w:hAnsi="Arial" w:cs="Arial"/>
          <w:i w:val="0"/>
          <w:iCs w:val="0"/>
          <w:color w:val="000000" w:themeColor="text1"/>
          <w:sz w:val="24"/>
          <w:szCs w:val="24"/>
        </w:rPr>
        <w:t xml:space="preserve"> </w:t>
      </w:r>
      <w:r w:rsidR="003B2AD6">
        <w:rPr>
          <w:rFonts w:ascii="Arial" w:hAnsi="Arial" w:cs="Arial"/>
          <w:i w:val="0"/>
          <w:iCs w:val="0"/>
          <w:color w:val="000000" w:themeColor="text1"/>
          <w:sz w:val="24"/>
          <w:szCs w:val="24"/>
        </w:rPr>
        <w:t xml:space="preserve"> </w:t>
      </w:r>
      <w:r w:rsidRPr="00C12B0B">
        <w:rPr>
          <w:rFonts w:ascii="Arial" w:hAnsi="Arial" w:cs="Arial"/>
          <w:i w:val="0"/>
          <w:iCs w:val="0"/>
          <w:color w:val="000000" w:themeColor="text1"/>
          <w:sz w:val="24"/>
          <w:szCs w:val="24"/>
        </w:rPr>
        <w:t>|1|</w:t>
      </w:r>
    </w:p>
    <w:p w14:paraId="526C43C2" w14:textId="19D58AA5" w:rsidR="00BB25EC" w:rsidRPr="00C12B0B" w:rsidRDefault="00E36AA9" w:rsidP="00C12B0B">
      <w:pPr>
        <w:pStyle w:val="Caption"/>
        <w:rPr>
          <w:ins w:id="494" w:author="Erin Chille" w:date="2023-02-14T13:36:00Z"/>
          <w:rFonts w:ascii="Arial" w:hAnsi="Arial" w:cs="Arial"/>
          <w:i w:val="0"/>
          <w:color w:val="000000" w:themeColor="text1"/>
          <w:sz w:val="24"/>
          <w:szCs w:val="24"/>
        </w:rPr>
      </w:pPr>
      <w:ins w:id="495" w:author="Erin Chille" w:date="2023-02-16T16:22:00Z">
        <w:r>
          <w:t xml:space="preserve">Table </w:t>
        </w:r>
        <w:r>
          <w:fldChar w:fldCharType="begin"/>
        </w:r>
        <w:r>
          <w:instrText xml:space="preserve"> SEQ Table \* ARABIC </w:instrText>
        </w:r>
      </w:ins>
      <w:r>
        <w:fldChar w:fldCharType="separate"/>
      </w:r>
      <w:ins w:id="496" w:author="Erin Chille" w:date="2023-02-16T16:22:00Z">
        <w:r>
          <w:rPr>
            <w:noProof/>
          </w:rPr>
          <w:t>2</w:t>
        </w:r>
        <w:r>
          <w:fldChar w:fldCharType="end"/>
        </w:r>
        <w:r>
          <w:t>. S</w:t>
        </w:r>
      </w:ins>
      <w:ins w:id="497" w:author="Erin Chille" w:date="2023-02-16T16:24:00Z">
        <w:r w:rsidR="00A775B1">
          <w:t>ummary of s</w:t>
        </w:r>
      </w:ins>
      <w:ins w:id="498" w:author="Erin Chille" w:date="2023-02-16T16:22:00Z">
        <w:r>
          <w:t xml:space="preserve">pearman correlation </w:t>
        </w:r>
      </w:ins>
      <w:ins w:id="499" w:author="Erin Chille" w:date="2023-02-16T16:24:00Z">
        <w:r w:rsidR="00A775B1">
          <w:t xml:space="preserve">coefficients </w:t>
        </w:r>
      </w:ins>
      <w:ins w:id="500" w:author="Erin Chille" w:date="2023-02-16T16:22:00Z">
        <w:r>
          <w:t xml:space="preserve">and </w:t>
        </w:r>
        <w:r w:rsidR="003A6DB7">
          <w:t>significance</w:t>
        </w:r>
        <w:r>
          <w:t xml:space="preserve"> of sample attributes and </w:t>
        </w:r>
        <w:r w:rsidR="00B0100E">
          <w:t>principal</w:t>
        </w:r>
        <w:r>
          <w:t xml:space="preserve"> components for P. acuta</w:t>
        </w:r>
      </w:ins>
      <w:ins w:id="501" w:author="Erin Chille" w:date="2023-02-16T16:23:00Z">
        <w:r w:rsidR="00EE04D2">
          <w:t>. See Table S</w:t>
        </w:r>
      </w:ins>
      <w:ins w:id="502" w:author="Erin Chille" w:date="2023-02-16T16:24:00Z">
        <w:r w:rsidR="00A775B1">
          <w:t>X</w:t>
        </w:r>
      </w:ins>
      <w:ins w:id="503" w:author="Erin Chille" w:date="2023-02-16T16:23:00Z">
        <w:r w:rsidR="00EE04D2">
          <w:t xml:space="preserve"> for</w:t>
        </w:r>
        <w:r w:rsidR="00A775B1">
          <w:t xml:space="preserve"> full table.</w:t>
        </w:r>
      </w:ins>
    </w:p>
    <w:p w14:paraId="793F3149" w14:textId="19D458E2" w:rsidR="008564F3" w:rsidRPr="00557827" w:rsidDel="00614C40" w:rsidRDefault="00F42852">
      <w:pPr>
        <w:spacing w:line="240" w:lineRule="auto"/>
        <w:rPr>
          <w:del w:id="504" w:author="Erin Chille" w:date="2023-02-14T11:51:00Z"/>
          <w:b/>
        </w:rPr>
      </w:pPr>
      <w:commentRangeStart w:id="505"/>
      <w:del w:id="506" w:author="Erin Chille" w:date="2023-02-14T15:40:00Z">
        <w:r w:rsidRPr="00074BD1" w:rsidDel="00E62635">
          <w:rPr>
            <w:b/>
            <w:highlight w:val="yellow"/>
            <w:rPrChange w:id="507" w:author="Erin Chille" w:date="2023-02-14T15:49:00Z">
              <w:rPr>
                <w:b/>
              </w:rPr>
            </w:rPrChange>
          </w:rPr>
          <w:delText xml:space="preserve">STAR </w:delText>
        </w:r>
      </w:del>
      <w:r w:rsidRPr="00074BD1">
        <w:rPr>
          <w:b/>
          <w:highlight w:val="yellow"/>
          <w:rPrChange w:id="508" w:author="Erin Chille" w:date="2023-02-14T15:49:00Z">
            <w:rPr>
              <w:b/>
            </w:rPr>
          </w:rPrChange>
        </w:rPr>
        <w:t>Methods:</w:t>
      </w:r>
      <w:commentRangeEnd w:id="505"/>
      <w:r w:rsidR="007347F0" w:rsidRPr="00074BD1">
        <w:rPr>
          <w:rStyle w:val="CommentReference"/>
          <w:highlight w:val="yellow"/>
          <w:rPrChange w:id="509" w:author="Erin Chille" w:date="2023-02-14T15:49:00Z">
            <w:rPr>
              <w:rStyle w:val="CommentReference"/>
            </w:rPr>
          </w:rPrChange>
        </w:rPr>
        <w:commentReference w:id="505"/>
      </w:r>
    </w:p>
    <w:p w14:paraId="0852C96A" w14:textId="77777777" w:rsidR="008564F3" w:rsidRPr="00557827" w:rsidDel="00614C40" w:rsidRDefault="008564F3">
      <w:pPr>
        <w:spacing w:line="240" w:lineRule="auto"/>
        <w:rPr>
          <w:del w:id="510" w:author="Erin Chille" w:date="2023-02-14T11:51:00Z"/>
        </w:rPr>
      </w:pPr>
    </w:p>
    <w:p w14:paraId="6B059FC7" w14:textId="77777777" w:rsidR="008564F3" w:rsidRPr="00557827" w:rsidRDefault="008564F3">
      <w:pPr>
        <w:spacing w:line="240" w:lineRule="auto"/>
      </w:pPr>
    </w:p>
    <w:p w14:paraId="51CF7EF1" w14:textId="3FD027F3" w:rsidR="008564F3" w:rsidRPr="00E62635" w:rsidDel="00614C40" w:rsidRDefault="00F42852">
      <w:pPr>
        <w:spacing w:line="240" w:lineRule="auto"/>
        <w:rPr>
          <w:moveFrom w:id="511" w:author="Erin Chille" w:date="2023-02-14T11:52:00Z"/>
          <w:i/>
          <w:iCs/>
          <w:rPrChange w:id="512" w:author="Erin Chille" w:date="2023-02-14T15:40:00Z">
            <w:rPr>
              <w:moveFrom w:id="513" w:author="Erin Chille" w:date="2023-02-14T11:52:00Z"/>
            </w:rPr>
          </w:rPrChange>
        </w:rPr>
      </w:pPr>
      <w:moveFromRangeStart w:id="514" w:author="Erin Chille" w:date="2023-02-14T11:52:00Z" w:name="move127267943"/>
      <w:moveFrom w:id="515" w:author="Erin Chille" w:date="2023-02-14T11:52:00Z">
        <w:r w:rsidRPr="00E62635" w:rsidDel="00614C40">
          <w:rPr>
            <w:b/>
            <w:i/>
            <w:iCs/>
            <w:rPrChange w:id="516" w:author="Erin Chille" w:date="2023-02-14T15:40:00Z">
              <w:rPr>
                <w:b/>
              </w:rPr>
            </w:rPrChange>
          </w:rPr>
          <w:t>Supplemental information:</w:t>
        </w:r>
      </w:moveFrom>
    </w:p>
    <w:p w14:paraId="2045C1E3" w14:textId="2F996D18" w:rsidR="008564F3" w:rsidRPr="00E62635" w:rsidDel="00614C40" w:rsidRDefault="008564F3">
      <w:pPr>
        <w:spacing w:line="240" w:lineRule="auto"/>
        <w:rPr>
          <w:moveFrom w:id="517" w:author="Erin Chille" w:date="2023-02-14T11:52:00Z"/>
          <w:i/>
          <w:iCs/>
          <w:rPrChange w:id="518" w:author="Erin Chille" w:date="2023-02-14T15:40:00Z">
            <w:rPr>
              <w:moveFrom w:id="519" w:author="Erin Chille" w:date="2023-02-14T11:52:00Z"/>
            </w:rPr>
          </w:rPrChange>
        </w:rPr>
      </w:pPr>
    </w:p>
    <w:p w14:paraId="2F2BEF3E" w14:textId="2BFB0710" w:rsidR="008564F3" w:rsidRPr="00E62635" w:rsidDel="00614C40" w:rsidRDefault="008564F3">
      <w:pPr>
        <w:spacing w:line="240" w:lineRule="auto"/>
        <w:rPr>
          <w:moveFrom w:id="520" w:author="Erin Chille" w:date="2023-02-14T11:52:00Z"/>
          <w:i/>
          <w:iCs/>
          <w:rPrChange w:id="521" w:author="Erin Chille" w:date="2023-02-14T15:40:00Z">
            <w:rPr>
              <w:moveFrom w:id="522" w:author="Erin Chille" w:date="2023-02-14T11:52:00Z"/>
            </w:rPr>
          </w:rPrChange>
        </w:rPr>
      </w:pPr>
    </w:p>
    <w:p w14:paraId="4385E5D4" w14:textId="47A961B6" w:rsidR="008564F3" w:rsidRPr="00E62635" w:rsidDel="00614C40" w:rsidRDefault="00F42852">
      <w:pPr>
        <w:spacing w:line="240" w:lineRule="auto"/>
        <w:rPr>
          <w:moveFrom w:id="523" w:author="Erin Chille" w:date="2023-02-14T11:52:00Z"/>
          <w:b/>
          <w:i/>
          <w:iCs/>
          <w:rPrChange w:id="524" w:author="Erin Chille" w:date="2023-02-14T15:40:00Z">
            <w:rPr>
              <w:moveFrom w:id="525" w:author="Erin Chille" w:date="2023-02-14T11:52:00Z"/>
              <w:b/>
            </w:rPr>
          </w:rPrChange>
        </w:rPr>
      </w:pPr>
      <w:moveFrom w:id="526" w:author="Erin Chille" w:date="2023-02-14T11:52:00Z">
        <w:r w:rsidRPr="00E62635" w:rsidDel="00614C40">
          <w:rPr>
            <w:b/>
            <w:i/>
            <w:iCs/>
            <w:rPrChange w:id="527" w:author="Erin Chille" w:date="2023-02-14T15:40:00Z">
              <w:rPr>
                <w:b/>
              </w:rPr>
            </w:rPrChange>
          </w:rPr>
          <w:t xml:space="preserve">Annotated bibliography: </w:t>
        </w:r>
      </w:moveFrom>
    </w:p>
    <w:p w14:paraId="5E121405" w14:textId="5DCF3692" w:rsidR="0086439B" w:rsidRPr="00E62635" w:rsidDel="00745ACE" w:rsidRDefault="003A74B7" w:rsidP="003A74B7">
      <w:pPr>
        <w:widowControl w:val="0"/>
        <w:pBdr>
          <w:top w:val="nil"/>
          <w:left w:val="nil"/>
          <w:bottom w:val="nil"/>
          <w:right w:val="nil"/>
          <w:between w:val="nil"/>
        </w:pBdr>
        <w:tabs>
          <w:tab w:val="left" w:pos="480"/>
        </w:tabs>
        <w:spacing w:after="240" w:line="240" w:lineRule="auto"/>
        <w:ind w:left="480" w:hanging="480"/>
        <w:rPr>
          <w:moveFrom w:id="528" w:author="Erin Chille" w:date="2023-02-14T11:52:00Z"/>
          <w:i/>
          <w:iCs/>
          <w:rPrChange w:id="529" w:author="Erin Chille" w:date="2023-02-14T15:40:00Z">
            <w:rPr>
              <w:moveFrom w:id="530" w:author="Erin Chille" w:date="2023-02-14T11:52:00Z"/>
            </w:rPr>
          </w:rPrChange>
        </w:rPr>
      </w:pPr>
      <w:moveFrom w:id="531" w:author="Erin Chille" w:date="2023-02-14T11:52:00Z">
        <w:r w:rsidRPr="00E62635" w:rsidDel="00614C40">
          <w:rPr>
            <w:i/>
            <w:iCs/>
            <w:rPrChange w:id="532" w:author="Erin Chille" w:date="2023-02-14T15:40:00Z">
              <w:rPr/>
            </w:rPrChange>
          </w:rPr>
          <w:fldChar w:fldCharType="begin"/>
        </w:r>
        <w:r w:rsidR="0086439B" w:rsidRPr="00E62635" w:rsidDel="00745ACE">
          <w:rPr>
            <w:i/>
            <w:iCs/>
            <w:rPrChange w:id="533" w:author="Erin Chille" w:date="2023-02-14T15:40:00Z">
              <w:rPr/>
            </w:rPrChange>
          </w:rPr>
          <w:instrText>ADDIN paperpile_bibliography &lt;pp-bibliography&gt;&lt;first-reference-indices&gt;&lt;formatting&gt;1&lt;/formatting&gt;&lt;space-after&gt;1&lt;/space-after&gt;&lt;/first-reference-indices&gt;&lt;/pp-bibliography&gt; \* MERGEFORMAT</w:instrText>
        </w:r>
        <w:r w:rsidRPr="00E62635" w:rsidDel="00614C40">
          <w:rPr>
            <w:i/>
            <w:iCs/>
            <w:rPrChange w:id="534" w:author="Erin Chille" w:date="2023-02-14T15:40:00Z">
              <w:rPr/>
            </w:rPrChange>
          </w:rPr>
          <w:fldChar w:fldCharType="separate"/>
        </w:r>
        <w:r w:rsidR="0086439B" w:rsidRPr="00E62635" w:rsidDel="00745ACE">
          <w:rPr>
            <w:i/>
            <w:iCs/>
            <w:rPrChange w:id="535" w:author="Erin Chille" w:date="2023-02-14T15:40:00Z">
              <w:rPr/>
            </w:rPrChange>
          </w:rPr>
          <w:t>1.</w:t>
        </w:r>
        <w:r w:rsidR="0086439B" w:rsidRPr="00E62635" w:rsidDel="00745ACE">
          <w:rPr>
            <w:i/>
            <w:iCs/>
            <w:rPrChange w:id="536" w:author="Erin Chille" w:date="2023-02-14T15:40:00Z">
              <w:rPr/>
            </w:rPrChange>
          </w:rPr>
          <w:tab/>
          <w:t>Eakin, C.M., Devotta, D., Heron, S., Connolly, S., Liu, G., Geiger, E., Cour, J.D.L., Gomez, A., Skirving, W., Baird, A., et al. (2022). The 2014-17 global coral bleaching event: The most severe and widespread coral reef destruction. Research Square. 10.21203/rs.3.rs-1555992/v1.</w:t>
        </w:r>
      </w:moveFrom>
    </w:p>
    <w:p w14:paraId="1914F5EA" w14:textId="162AC422" w:rsidR="0086439B" w:rsidRPr="00E62635" w:rsidDel="00745ACE" w:rsidRDefault="0086439B" w:rsidP="003A74B7">
      <w:pPr>
        <w:widowControl w:val="0"/>
        <w:pBdr>
          <w:top w:val="nil"/>
          <w:left w:val="nil"/>
          <w:bottom w:val="nil"/>
          <w:right w:val="nil"/>
          <w:between w:val="nil"/>
        </w:pBdr>
        <w:tabs>
          <w:tab w:val="left" w:pos="480"/>
        </w:tabs>
        <w:spacing w:after="240" w:line="240" w:lineRule="auto"/>
        <w:ind w:left="480" w:hanging="480"/>
        <w:rPr>
          <w:moveFrom w:id="537" w:author="Erin Chille" w:date="2023-02-14T11:52:00Z"/>
          <w:i/>
          <w:iCs/>
          <w:rPrChange w:id="538" w:author="Erin Chille" w:date="2023-02-14T15:40:00Z">
            <w:rPr>
              <w:moveFrom w:id="539" w:author="Erin Chille" w:date="2023-02-14T11:52:00Z"/>
            </w:rPr>
          </w:rPrChange>
        </w:rPr>
      </w:pPr>
      <w:moveFrom w:id="540" w:author="Erin Chille" w:date="2023-02-14T11:52:00Z">
        <w:r w:rsidRPr="00E62635" w:rsidDel="00745ACE">
          <w:rPr>
            <w:i/>
            <w:iCs/>
            <w:rPrChange w:id="541" w:author="Erin Chille" w:date="2023-02-14T15:40:00Z">
              <w:rPr/>
            </w:rPrChange>
          </w:rPr>
          <w:t>2.</w:t>
        </w:r>
        <w:r w:rsidRPr="00E62635" w:rsidDel="00745ACE">
          <w:rPr>
            <w:i/>
            <w:iCs/>
            <w:rPrChange w:id="542" w:author="Erin Chille" w:date="2023-02-14T15:40:00Z">
              <w:rPr/>
            </w:rPrChange>
          </w:rPr>
          <w:tab/>
          <w:t>National Academies of Sciences, Engineering, Medicine, and Others (2018). A research review of interventions to increase the persistence and resilience of coral reefs (nap.nationalacademies.org).</w:t>
        </w:r>
      </w:moveFrom>
    </w:p>
    <w:p w14:paraId="53D82BCF" w14:textId="1BB1CA22" w:rsidR="0086439B" w:rsidRPr="00E62635" w:rsidDel="00745ACE" w:rsidRDefault="0086439B" w:rsidP="003A74B7">
      <w:pPr>
        <w:widowControl w:val="0"/>
        <w:pBdr>
          <w:top w:val="nil"/>
          <w:left w:val="nil"/>
          <w:bottom w:val="nil"/>
          <w:right w:val="nil"/>
          <w:between w:val="nil"/>
        </w:pBdr>
        <w:tabs>
          <w:tab w:val="left" w:pos="480"/>
        </w:tabs>
        <w:spacing w:after="240" w:line="240" w:lineRule="auto"/>
        <w:ind w:left="480" w:hanging="480"/>
        <w:rPr>
          <w:moveFrom w:id="543" w:author="Erin Chille" w:date="2023-02-14T11:52:00Z"/>
          <w:i/>
          <w:iCs/>
          <w:rPrChange w:id="544" w:author="Erin Chille" w:date="2023-02-14T15:40:00Z">
            <w:rPr>
              <w:moveFrom w:id="545" w:author="Erin Chille" w:date="2023-02-14T11:52:00Z"/>
            </w:rPr>
          </w:rPrChange>
        </w:rPr>
      </w:pPr>
      <w:moveFrom w:id="546" w:author="Erin Chille" w:date="2023-02-14T11:52:00Z">
        <w:r w:rsidRPr="00E62635" w:rsidDel="00745ACE">
          <w:rPr>
            <w:i/>
            <w:iCs/>
            <w:rPrChange w:id="547" w:author="Erin Chille" w:date="2023-02-14T15:40:00Z">
              <w:rPr/>
            </w:rPrChange>
          </w:rPr>
          <w:t>3.</w:t>
        </w:r>
        <w:r w:rsidRPr="00E62635" w:rsidDel="00745ACE">
          <w:rPr>
            <w:i/>
            <w:iCs/>
            <w:rPrChange w:id="548" w:author="Erin Chille" w:date="2023-02-14T15:40:00Z">
              <w:rPr/>
            </w:rPrChange>
          </w:rPr>
          <w:tab/>
          <w:t xml:space="preserve">Cziesielski, M.J., Schmidt-Roach, S., and Aranda, M. (2019). The past, present, and future of coral heat stress studies. Ecol. Evol. </w:t>
        </w:r>
        <w:r w:rsidRPr="00E62635" w:rsidDel="00745ACE">
          <w:rPr>
            <w:i/>
            <w:iCs/>
          </w:rPr>
          <w:t>9</w:t>
        </w:r>
        <w:r w:rsidRPr="00E62635" w:rsidDel="00745ACE">
          <w:rPr>
            <w:i/>
            <w:iCs/>
            <w:rPrChange w:id="549" w:author="Erin Chille" w:date="2023-02-14T15:40:00Z">
              <w:rPr/>
            </w:rPrChange>
          </w:rPr>
          <w:t>, 10055–10066.</w:t>
        </w:r>
      </w:moveFrom>
    </w:p>
    <w:p w14:paraId="09B0867E" w14:textId="4F16C64D" w:rsidR="0086439B" w:rsidRPr="00E62635" w:rsidDel="00745ACE" w:rsidRDefault="0086439B" w:rsidP="003A74B7">
      <w:pPr>
        <w:widowControl w:val="0"/>
        <w:pBdr>
          <w:top w:val="nil"/>
          <w:left w:val="nil"/>
          <w:bottom w:val="nil"/>
          <w:right w:val="nil"/>
          <w:between w:val="nil"/>
        </w:pBdr>
        <w:tabs>
          <w:tab w:val="left" w:pos="480"/>
        </w:tabs>
        <w:spacing w:after="240" w:line="240" w:lineRule="auto"/>
        <w:ind w:left="480" w:hanging="480"/>
        <w:rPr>
          <w:moveFrom w:id="550" w:author="Erin Chille" w:date="2023-02-14T11:52:00Z"/>
          <w:i/>
          <w:iCs/>
          <w:rPrChange w:id="551" w:author="Erin Chille" w:date="2023-02-14T15:40:00Z">
            <w:rPr>
              <w:moveFrom w:id="552" w:author="Erin Chille" w:date="2023-02-14T11:52:00Z"/>
            </w:rPr>
          </w:rPrChange>
        </w:rPr>
      </w:pPr>
      <w:moveFrom w:id="553" w:author="Erin Chille" w:date="2023-02-14T11:52:00Z">
        <w:r w:rsidRPr="00E62635" w:rsidDel="00745ACE">
          <w:rPr>
            <w:i/>
            <w:iCs/>
            <w:rPrChange w:id="554" w:author="Erin Chille" w:date="2023-02-14T15:40:00Z">
              <w:rPr/>
            </w:rPrChange>
          </w:rPr>
          <w:t>4.</w:t>
        </w:r>
        <w:r w:rsidRPr="00E62635" w:rsidDel="00745ACE">
          <w:rPr>
            <w:i/>
            <w:iCs/>
            <w:rPrChange w:id="555" w:author="Erin Chille" w:date="2023-02-14T15:40:00Z">
              <w:rPr/>
            </w:rPrChange>
          </w:rPr>
          <w:tab/>
          <w:t>Kenkel, C.D., and Wright, R.M. (2022). Can Gene Expression Studies Inform Coral Reef Conservation and Restoration? In Coral Reef Conservation and Restoration in the Omics Age, M. J. H. van Oppen and M. Aranda Lastra, eds. (Springer International Publishing), pp. 151–166.</w:t>
        </w:r>
      </w:moveFrom>
    </w:p>
    <w:p w14:paraId="51CD41B0" w14:textId="385001A0" w:rsidR="0086439B" w:rsidRPr="00E62635" w:rsidDel="00745ACE" w:rsidRDefault="0086439B" w:rsidP="003A74B7">
      <w:pPr>
        <w:widowControl w:val="0"/>
        <w:pBdr>
          <w:top w:val="nil"/>
          <w:left w:val="nil"/>
          <w:bottom w:val="nil"/>
          <w:right w:val="nil"/>
          <w:between w:val="nil"/>
        </w:pBdr>
        <w:tabs>
          <w:tab w:val="left" w:pos="480"/>
        </w:tabs>
        <w:spacing w:after="240" w:line="240" w:lineRule="auto"/>
        <w:ind w:left="480" w:hanging="480"/>
        <w:rPr>
          <w:moveFrom w:id="556" w:author="Erin Chille" w:date="2023-02-14T11:52:00Z"/>
          <w:i/>
          <w:iCs/>
          <w:rPrChange w:id="557" w:author="Erin Chille" w:date="2023-02-14T15:40:00Z">
            <w:rPr>
              <w:moveFrom w:id="558" w:author="Erin Chille" w:date="2023-02-14T11:52:00Z"/>
            </w:rPr>
          </w:rPrChange>
        </w:rPr>
      </w:pPr>
      <w:moveFrom w:id="559" w:author="Erin Chille" w:date="2023-02-14T11:52:00Z">
        <w:r w:rsidRPr="00E62635" w:rsidDel="00745ACE">
          <w:rPr>
            <w:i/>
            <w:iCs/>
            <w:rPrChange w:id="560" w:author="Erin Chille" w:date="2023-02-14T15:40:00Z">
              <w:rPr/>
            </w:rPrChange>
          </w:rPr>
          <w:t>5.</w:t>
        </w:r>
        <w:r w:rsidRPr="00E62635" w:rsidDel="00745ACE">
          <w:rPr>
            <w:i/>
            <w:iCs/>
            <w:rPrChange w:id="561" w:author="Erin Chille" w:date="2023-02-14T15:40:00Z">
              <w:rPr/>
            </w:rPrChange>
          </w:rPr>
          <w:tab/>
          <w:t>Stephens, T.G., Strand, E.L., Mohamed, A.R., and Williams, A. (2021). Ploidy variation and its implications for reproduction and population dynamics in two sympatric Hawaiian coral species. bioRxiv.</w:t>
        </w:r>
      </w:moveFrom>
    </w:p>
    <w:p w14:paraId="7391A174" w14:textId="0D6D0517" w:rsidR="003A74B7" w:rsidRPr="00E62635" w:rsidDel="00614C40" w:rsidRDefault="0086439B" w:rsidP="003A74B7">
      <w:pPr>
        <w:widowControl w:val="0"/>
        <w:pBdr>
          <w:top w:val="nil"/>
          <w:left w:val="nil"/>
          <w:bottom w:val="nil"/>
          <w:right w:val="nil"/>
          <w:between w:val="nil"/>
        </w:pBdr>
        <w:tabs>
          <w:tab w:val="left" w:pos="480"/>
        </w:tabs>
        <w:spacing w:after="240" w:line="240" w:lineRule="auto"/>
        <w:ind w:left="480" w:hanging="480"/>
        <w:rPr>
          <w:moveFrom w:id="562" w:author="Erin Chille" w:date="2023-02-14T11:52:00Z"/>
          <w:i/>
          <w:iCs/>
          <w:rPrChange w:id="563" w:author="Erin Chille" w:date="2023-02-14T15:40:00Z">
            <w:rPr>
              <w:moveFrom w:id="564" w:author="Erin Chille" w:date="2023-02-14T11:52:00Z"/>
            </w:rPr>
          </w:rPrChange>
        </w:rPr>
      </w:pPr>
      <w:moveFrom w:id="565" w:author="Erin Chille" w:date="2023-02-14T11:52:00Z">
        <w:r w:rsidRPr="00E62635" w:rsidDel="00745ACE">
          <w:rPr>
            <w:i/>
            <w:iCs/>
            <w:rPrChange w:id="566" w:author="Erin Chille" w:date="2023-02-14T15:40:00Z">
              <w:rPr/>
            </w:rPrChange>
          </w:rPr>
          <w:t>6.</w:t>
        </w:r>
        <w:r w:rsidRPr="00E62635" w:rsidDel="00745ACE">
          <w:rPr>
            <w:i/>
            <w:iCs/>
            <w:rPrChange w:id="567" w:author="Erin Chille" w:date="2023-02-14T15:40:00Z">
              <w:rPr/>
            </w:rPrChange>
          </w:rPr>
          <w:tab/>
          <w:t xml:space="preserve">Stephens, T.G., Lee, J., Jeong, Y., Yoon, H.S., Putnam, H.M., Majerová, E., and Bhattacharya, D. (2022). High-quality genome assembles from key Hawaiian coral species. Gigascience </w:t>
        </w:r>
        <w:r w:rsidRPr="00E62635" w:rsidDel="00745ACE">
          <w:rPr>
            <w:i/>
            <w:iCs/>
          </w:rPr>
          <w:t>11</w:t>
        </w:r>
        <w:r w:rsidRPr="00E62635" w:rsidDel="00745ACE">
          <w:rPr>
            <w:i/>
            <w:iCs/>
            <w:rPrChange w:id="568" w:author="Erin Chille" w:date="2023-02-14T15:40:00Z">
              <w:rPr/>
            </w:rPrChange>
          </w:rPr>
          <w:t>. 10.1093/gigascience/giac098.</w:t>
        </w:r>
        <w:r w:rsidR="003A74B7" w:rsidRPr="00E62635" w:rsidDel="00614C40">
          <w:rPr>
            <w:i/>
            <w:iCs/>
            <w:rPrChange w:id="569" w:author="Erin Chille" w:date="2023-02-14T15:40:00Z">
              <w:rPr/>
            </w:rPrChange>
          </w:rPr>
          <w:fldChar w:fldCharType="end"/>
        </w:r>
      </w:moveFrom>
    </w:p>
    <w:p w14:paraId="0AF168FA" w14:textId="77DB0D16" w:rsidR="008564F3" w:rsidRPr="00E62635" w:rsidDel="00614C40" w:rsidRDefault="00F42852">
      <w:pPr>
        <w:widowControl w:val="0"/>
        <w:numPr>
          <w:ilvl w:val="0"/>
          <w:numId w:val="1"/>
        </w:numPr>
        <w:pBdr>
          <w:top w:val="nil"/>
          <w:left w:val="nil"/>
          <w:bottom w:val="nil"/>
          <w:right w:val="nil"/>
          <w:between w:val="nil"/>
        </w:pBdr>
        <w:spacing w:line="240" w:lineRule="auto"/>
        <w:rPr>
          <w:moveFrom w:id="570" w:author="Erin Chille" w:date="2023-02-14T11:52:00Z"/>
          <w:i/>
          <w:iCs/>
          <w:rPrChange w:id="571" w:author="Erin Chille" w:date="2023-02-14T15:40:00Z">
            <w:rPr>
              <w:moveFrom w:id="572" w:author="Erin Chille" w:date="2023-02-14T11:52:00Z"/>
            </w:rPr>
          </w:rPrChange>
        </w:rPr>
      </w:pPr>
      <w:moveFrom w:id="573" w:author="Erin Chille" w:date="2023-02-14T11:52:00Z">
        <w:r w:rsidRPr="00E62635" w:rsidDel="00614C40">
          <w:rPr>
            <w:rFonts w:eastAsia="Arial"/>
            <w:i/>
            <w:iCs/>
            <w:color w:val="333333"/>
            <w:highlight w:val="white"/>
            <w:rPrChange w:id="574" w:author="Erin Chille" w:date="2023-02-14T15:40:00Z">
              <w:rPr>
                <w:rFonts w:eastAsia="Arial"/>
                <w:color w:val="333333"/>
                <w:highlight w:val="white"/>
              </w:rPr>
            </w:rPrChange>
          </w:rPr>
          <w:t xml:space="preserve">"While physiological measurements were, and are, fundamental in understanding coral's responses to stressors, understanding underlying molecular mechanisms of coral symbiosis, acclimatization, and adaptation is critical if we want to aid coral reef survival." </w:t>
        </w:r>
      </w:moveFrom>
    </w:p>
    <w:p w14:paraId="6A54E748" w14:textId="61FDBF90" w:rsidR="008564F3" w:rsidRPr="00E62635" w:rsidDel="00614C40" w:rsidRDefault="00F42852">
      <w:pPr>
        <w:widowControl w:val="0"/>
        <w:numPr>
          <w:ilvl w:val="0"/>
          <w:numId w:val="1"/>
        </w:numPr>
        <w:pBdr>
          <w:top w:val="nil"/>
          <w:left w:val="nil"/>
          <w:bottom w:val="nil"/>
          <w:right w:val="nil"/>
          <w:between w:val="nil"/>
        </w:pBdr>
        <w:spacing w:line="240" w:lineRule="auto"/>
        <w:rPr>
          <w:moveFrom w:id="575" w:author="Erin Chille" w:date="2023-02-14T11:52:00Z"/>
          <w:rFonts w:eastAsia="Arial"/>
          <w:i/>
          <w:iCs/>
          <w:color w:val="333333"/>
          <w:rPrChange w:id="576" w:author="Erin Chille" w:date="2023-02-14T15:40:00Z">
            <w:rPr>
              <w:moveFrom w:id="577" w:author="Erin Chille" w:date="2023-02-14T11:52:00Z"/>
              <w:rFonts w:eastAsia="Arial"/>
              <w:color w:val="333333"/>
            </w:rPr>
          </w:rPrChange>
        </w:rPr>
      </w:pPr>
      <w:moveFrom w:id="578" w:author="Erin Chille" w:date="2023-02-14T11:52:00Z">
        <w:r w:rsidRPr="00E62635" w:rsidDel="00614C40">
          <w:rPr>
            <w:rFonts w:eastAsia="Arial"/>
            <w:i/>
            <w:iCs/>
            <w:color w:val="333333"/>
            <w:rPrChange w:id="579" w:author="Erin Chille" w:date="2023-02-14T15:40:00Z">
              <w:rPr>
                <w:rFonts w:eastAsia="Arial"/>
                <w:color w:val="333333"/>
              </w:rPr>
            </w:rPrChange>
          </w:rPr>
          <w:t>"Hence, changes in DNA methylation sites have been linked to transcriptional plasticity, which may facilitate response mechanisms to a previously encountered stressor (Dimond &amp; Roberts, 2016; Liew et al., 2018; Putnam, Davidson, &amp; Gates, 2016)."</w:t>
        </w:r>
      </w:moveFrom>
    </w:p>
    <w:p w14:paraId="5639924B" w14:textId="0F638BFC" w:rsidR="008564F3" w:rsidRPr="00E62635" w:rsidDel="00614C40" w:rsidRDefault="00F42852">
      <w:pPr>
        <w:widowControl w:val="0"/>
        <w:numPr>
          <w:ilvl w:val="0"/>
          <w:numId w:val="1"/>
        </w:numPr>
        <w:shd w:val="clear" w:color="auto" w:fill="FFFFFF"/>
        <w:spacing w:line="240" w:lineRule="auto"/>
        <w:rPr>
          <w:moveFrom w:id="580" w:author="Erin Chille" w:date="2023-02-14T11:52:00Z"/>
          <w:rFonts w:eastAsia="Arial"/>
          <w:i/>
          <w:iCs/>
          <w:color w:val="333333"/>
          <w:rPrChange w:id="581" w:author="Erin Chille" w:date="2023-02-14T15:40:00Z">
            <w:rPr>
              <w:moveFrom w:id="582" w:author="Erin Chille" w:date="2023-02-14T11:52:00Z"/>
              <w:rFonts w:eastAsia="Arial"/>
              <w:color w:val="333333"/>
            </w:rPr>
          </w:rPrChange>
        </w:rPr>
      </w:pPr>
      <w:moveFrom w:id="583" w:author="Erin Chille" w:date="2023-02-14T11:52:00Z">
        <w:r w:rsidRPr="00E62635" w:rsidDel="00614C40">
          <w:rPr>
            <w:rFonts w:eastAsia="Arial"/>
            <w:i/>
            <w:iCs/>
            <w:color w:val="333333"/>
            <w:rPrChange w:id="584" w:author="Erin Chille" w:date="2023-02-14T15:40:00Z">
              <w:rPr>
                <w:rFonts w:eastAsia="Arial"/>
                <w:color w:val="333333"/>
              </w:rPr>
            </w:rPrChange>
          </w:rPr>
          <w:t>"Growing evidence suggests that the host genotype is capable of local adaptation and acclimation (Bellantuono, Hoegh-Guldberg, &amp; Rodriguez.Lanetty, 2012; Hawkins, Krueger, Wilkinson, Fisher, &amp; Davy, 2015).</w:t>
        </w:r>
      </w:moveFrom>
    </w:p>
    <w:p w14:paraId="79AE189D" w14:textId="1D5AF71F" w:rsidR="008564F3" w:rsidRPr="00E62635" w:rsidDel="00614C40" w:rsidRDefault="00F42852">
      <w:pPr>
        <w:widowControl w:val="0"/>
        <w:numPr>
          <w:ilvl w:val="0"/>
          <w:numId w:val="1"/>
        </w:numPr>
        <w:shd w:val="clear" w:color="auto" w:fill="FFFFFF"/>
        <w:spacing w:line="240" w:lineRule="auto"/>
        <w:rPr>
          <w:moveFrom w:id="585" w:author="Erin Chille" w:date="2023-02-14T11:52:00Z"/>
          <w:rFonts w:eastAsia="Arial"/>
          <w:i/>
          <w:iCs/>
          <w:color w:val="333333"/>
          <w:rPrChange w:id="586" w:author="Erin Chille" w:date="2023-02-14T15:40:00Z">
            <w:rPr>
              <w:moveFrom w:id="587" w:author="Erin Chille" w:date="2023-02-14T11:52:00Z"/>
              <w:rFonts w:eastAsia="Arial"/>
              <w:color w:val="333333"/>
            </w:rPr>
          </w:rPrChange>
        </w:rPr>
      </w:pPr>
      <w:moveFrom w:id="588" w:author="Erin Chille" w:date="2023-02-14T11:52:00Z">
        <w:r w:rsidRPr="00E62635" w:rsidDel="00614C40">
          <w:rPr>
            <w:rFonts w:eastAsia="Arial"/>
            <w:i/>
            <w:iCs/>
            <w:color w:val="333333"/>
            <w:rPrChange w:id="589" w:author="Erin Chille" w:date="2023-02-14T15:40:00Z">
              <w:rPr>
                <w:rFonts w:eastAsia="Arial"/>
                <w:color w:val="333333"/>
              </w:rPr>
            </w:rPrChange>
          </w:rPr>
          <w:t>"The consistency in the expression of critical heat stress pathways showed the existence of common response mechanisms across cnidarians. The shared responses, and selected associated genes, can be considered the core cnidarian heat stress response (Cziesielski et al., 2018)."</w:t>
        </w:r>
      </w:moveFrom>
    </w:p>
    <w:p w14:paraId="26F34948" w14:textId="55AAEEC4" w:rsidR="008564F3" w:rsidRPr="00E62635" w:rsidDel="00614C40" w:rsidRDefault="00F42852">
      <w:pPr>
        <w:widowControl w:val="0"/>
        <w:numPr>
          <w:ilvl w:val="0"/>
          <w:numId w:val="1"/>
        </w:numPr>
        <w:shd w:val="clear" w:color="auto" w:fill="FFFFFF"/>
        <w:spacing w:line="240" w:lineRule="auto"/>
        <w:rPr>
          <w:moveFrom w:id="590" w:author="Erin Chille" w:date="2023-02-14T11:52:00Z"/>
          <w:rFonts w:eastAsia="Arial"/>
          <w:i/>
          <w:iCs/>
          <w:color w:val="333333"/>
          <w:rPrChange w:id="591" w:author="Erin Chille" w:date="2023-02-14T15:40:00Z">
            <w:rPr>
              <w:moveFrom w:id="592" w:author="Erin Chille" w:date="2023-02-14T11:52:00Z"/>
              <w:rFonts w:eastAsia="Arial"/>
              <w:color w:val="333333"/>
            </w:rPr>
          </w:rPrChange>
        </w:rPr>
      </w:pPr>
      <w:moveFrom w:id="593" w:author="Erin Chille" w:date="2023-02-14T11:52:00Z">
        <w:r w:rsidRPr="00E62635" w:rsidDel="00614C40">
          <w:rPr>
            <w:rFonts w:eastAsia="Arial"/>
            <w:i/>
            <w:iCs/>
            <w:color w:val="333333"/>
            <w:rPrChange w:id="594" w:author="Erin Chille" w:date="2023-02-14T15:40:00Z">
              <w:rPr>
                <w:rFonts w:eastAsia="Arial"/>
                <w:color w:val="333333"/>
              </w:rPr>
            </w:rPrChange>
          </w:rPr>
          <w:t>"Host genotype response variability is particularly important, as studies have shown improved tolerance in corals with previous exposure, indicating that resilience may be heritable (Dixon et al., 2015; Howells et al., 2016)."</w:t>
        </w:r>
      </w:moveFrom>
    </w:p>
    <w:p w14:paraId="5E4F0793" w14:textId="2B3265E6" w:rsidR="008564F3" w:rsidRPr="00E62635" w:rsidDel="00614C40" w:rsidRDefault="00F42852">
      <w:pPr>
        <w:widowControl w:val="0"/>
        <w:numPr>
          <w:ilvl w:val="0"/>
          <w:numId w:val="1"/>
        </w:numPr>
        <w:shd w:val="clear" w:color="auto" w:fill="FFFFFF"/>
        <w:spacing w:line="240" w:lineRule="auto"/>
        <w:rPr>
          <w:moveFrom w:id="595" w:author="Erin Chille" w:date="2023-02-14T11:52:00Z"/>
          <w:rFonts w:eastAsia="Arial"/>
          <w:i/>
          <w:iCs/>
          <w:color w:val="333333"/>
          <w:rPrChange w:id="596" w:author="Erin Chille" w:date="2023-02-14T15:40:00Z">
            <w:rPr>
              <w:moveFrom w:id="597" w:author="Erin Chille" w:date="2023-02-14T11:52:00Z"/>
              <w:rFonts w:eastAsia="Arial"/>
              <w:color w:val="333333"/>
            </w:rPr>
          </w:rPrChange>
        </w:rPr>
      </w:pPr>
      <w:moveFrom w:id="598" w:author="Erin Chille" w:date="2023-02-14T11:52:00Z">
        <w:r w:rsidRPr="00E62635" w:rsidDel="00614C40">
          <w:rPr>
            <w:rFonts w:eastAsia="Arial"/>
            <w:i/>
            <w:iCs/>
            <w:color w:val="333333"/>
            <w:rPrChange w:id="599" w:author="Erin Chille" w:date="2023-02-14T15:40:00Z">
              <w:rPr>
                <w:rFonts w:eastAsia="Arial"/>
                <w:color w:val="333333"/>
              </w:rPr>
            </w:rPrChange>
          </w:rPr>
          <w:t>"However, the main limitation of transcriptomics is that it does not necessarily reflect the physiological response. Hence, coral heat stress research requires molecular and physiological measurements to be incorporated together to fully understand thermotolerance."</w:t>
        </w:r>
      </w:moveFrom>
    </w:p>
    <w:p w14:paraId="18E289FE" w14:textId="477C0491" w:rsidR="008564F3" w:rsidRPr="00E62635" w:rsidDel="00614C40" w:rsidRDefault="008564F3">
      <w:pPr>
        <w:widowControl w:val="0"/>
        <w:pBdr>
          <w:top w:val="nil"/>
          <w:left w:val="nil"/>
          <w:bottom w:val="nil"/>
          <w:right w:val="nil"/>
          <w:between w:val="nil"/>
        </w:pBdr>
        <w:spacing w:after="240" w:line="240" w:lineRule="auto"/>
        <w:ind w:left="480" w:hanging="480"/>
        <w:rPr>
          <w:moveFrom w:id="600" w:author="Erin Chille" w:date="2023-02-14T11:52:00Z"/>
          <w:i/>
          <w:iCs/>
          <w:rPrChange w:id="601" w:author="Erin Chille" w:date="2023-02-14T15:40:00Z">
            <w:rPr>
              <w:moveFrom w:id="602" w:author="Erin Chille" w:date="2023-02-14T11:52:00Z"/>
            </w:rPr>
          </w:rPrChange>
        </w:rPr>
      </w:pPr>
    </w:p>
    <w:p w14:paraId="04F98627" w14:textId="0AAE944A" w:rsidR="008564F3" w:rsidRPr="00E62635" w:rsidDel="00614C40" w:rsidRDefault="00F42852">
      <w:pPr>
        <w:widowControl w:val="0"/>
        <w:numPr>
          <w:ilvl w:val="0"/>
          <w:numId w:val="3"/>
        </w:numPr>
        <w:pBdr>
          <w:top w:val="nil"/>
          <w:left w:val="nil"/>
          <w:bottom w:val="nil"/>
          <w:right w:val="nil"/>
          <w:between w:val="nil"/>
        </w:pBdr>
        <w:spacing w:line="240" w:lineRule="auto"/>
        <w:rPr>
          <w:moveFrom w:id="603" w:author="Erin Chille" w:date="2023-02-14T11:52:00Z"/>
          <w:rFonts w:eastAsia="Arial"/>
          <w:i/>
          <w:iCs/>
          <w:color w:val="333333"/>
          <w:highlight w:val="white"/>
          <w:rPrChange w:id="604" w:author="Erin Chille" w:date="2023-02-14T15:40:00Z">
            <w:rPr>
              <w:moveFrom w:id="605" w:author="Erin Chille" w:date="2023-02-14T11:52:00Z"/>
              <w:rFonts w:eastAsia="Arial"/>
              <w:color w:val="333333"/>
              <w:highlight w:val="white"/>
            </w:rPr>
          </w:rPrChange>
        </w:rPr>
      </w:pPr>
      <w:moveFrom w:id="606" w:author="Erin Chille" w:date="2023-02-14T11:52:00Z">
        <w:r w:rsidRPr="00E62635" w:rsidDel="00614C40">
          <w:rPr>
            <w:rFonts w:eastAsia="Arial"/>
            <w:b/>
            <w:i/>
            <w:iCs/>
            <w:color w:val="333333"/>
            <w:highlight w:val="white"/>
            <w:rPrChange w:id="607" w:author="Erin Chille" w:date="2023-02-14T15:40:00Z">
              <w:rPr>
                <w:rFonts w:eastAsia="Arial"/>
                <w:b/>
                <w:color w:val="333333"/>
                <w:highlight w:val="white"/>
              </w:rPr>
            </w:rPrChange>
          </w:rPr>
          <w:t>"</w:t>
        </w:r>
        <w:r w:rsidRPr="00E62635" w:rsidDel="00614C40">
          <w:rPr>
            <w:rFonts w:eastAsia="Arial"/>
            <w:i/>
            <w:iCs/>
            <w:color w:val="333333"/>
            <w:highlight w:val="white"/>
            <w:rPrChange w:id="608" w:author="Erin Chille" w:date="2023-02-14T15:40:00Z">
              <w:rPr>
                <w:rFonts w:eastAsia="Arial"/>
                <w:color w:val="333333"/>
                <w:highlight w:val="white"/>
              </w:rPr>
            </w:rPrChange>
          </w:rPr>
          <w:t xml:space="preserve">...the abundance... of mRNA transcripts can </w:t>
        </w:r>
        <w:r w:rsidRPr="00E62635" w:rsidDel="00614C40">
          <w:rPr>
            <w:rFonts w:eastAsia="Arial"/>
            <w:b/>
            <w:i/>
            <w:iCs/>
            <w:color w:val="333333"/>
            <w:highlight w:val="white"/>
            <w:rPrChange w:id="609" w:author="Erin Chille" w:date="2023-02-14T15:40:00Z">
              <w:rPr>
                <w:rFonts w:eastAsia="Arial"/>
                <w:b/>
                <w:color w:val="333333"/>
                <w:highlight w:val="white"/>
              </w:rPr>
            </w:rPrChange>
          </w:rPr>
          <w:t>serve as a proxy for understanding the physiological responses of organisms</w:t>
        </w:r>
        <w:r w:rsidRPr="00E62635" w:rsidDel="00614C40">
          <w:rPr>
            <w:rFonts w:eastAsia="Arial"/>
            <w:i/>
            <w:iCs/>
            <w:color w:val="333333"/>
            <w:highlight w:val="white"/>
            <w:rPrChange w:id="610" w:author="Erin Chille" w:date="2023-02-14T15:40:00Z">
              <w:rPr>
                <w:rFonts w:eastAsia="Arial"/>
                <w:color w:val="333333"/>
                <w:highlight w:val="white"/>
              </w:rPr>
            </w:rPrChange>
          </w:rPr>
          <w:t xml:space="preserve">, from </w:t>
        </w:r>
        <w:r w:rsidRPr="00E62635" w:rsidDel="00614C40">
          <w:rPr>
            <w:rFonts w:eastAsia="Arial"/>
            <w:b/>
            <w:i/>
            <w:iCs/>
            <w:color w:val="333333"/>
            <w:highlight w:val="white"/>
            <w:rPrChange w:id="611" w:author="Erin Chille" w:date="2023-02-14T15:40:00Z">
              <w:rPr>
                <w:rFonts w:eastAsia="Arial"/>
                <w:b/>
                <w:color w:val="333333"/>
                <w:highlight w:val="white"/>
              </w:rPr>
            </w:rPrChange>
          </w:rPr>
          <w:t>identifying the core pathways</w:t>
        </w:r>
        <w:r w:rsidRPr="00E62635" w:rsidDel="00614C40">
          <w:rPr>
            <w:rFonts w:eastAsia="Arial"/>
            <w:i/>
            <w:iCs/>
            <w:color w:val="333333"/>
            <w:highlight w:val="white"/>
            <w:rPrChange w:id="612" w:author="Erin Chille" w:date="2023-02-14T15:40:00Z">
              <w:rPr>
                <w:rFonts w:eastAsia="Arial"/>
                <w:color w:val="333333"/>
                <w:highlight w:val="white"/>
              </w:rPr>
            </w:rPrChange>
          </w:rPr>
          <w:t xml:space="preserve"> involved in the response to environmental perturbation (Gasch et al. 2000; López-Maury et al. 2008), to </w:t>
        </w:r>
        <w:r w:rsidRPr="00E62635" w:rsidDel="00614C40">
          <w:rPr>
            <w:rFonts w:eastAsia="Arial"/>
            <w:b/>
            <w:i/>
            <w:iCs/>
            <w:color w:val="333333"/>
            <w:highlight w:val="white"/>
            <w:rPrChange w:id="613" w:author="Erin Chille" w:date="2023-02-14T15:40:00Z">
              <w:rPr>
                <w:rFonts w:eastAsia="Arial"/>
                <w:b/>
                <w:color w:val="333333"/>
                <w:highlight w:val="white"/>
              </w:rPr>
            </w:rPrChange>
          </w:rPr>
          <w:t>investigating individual-, population-, and species-level variation</w:t>
        </w:r>
        <w:r w:rsidRPr="00E62635" w:rsidDel="00614C40">
          <w:rPr>
            <w:rFonts w:eastAsia="Arial"/>
            <w:i/>
            <w:iCs/>
            <w:color w:val="333333"/>
            <w:highlight w:val="white"/>
            <w:rPrChange w:id="614" w:author="Erin Chille" w:date="2023-02-14T15:40:00Z">
              <w:rPr>
                <w:rFonts w:eastAsia="Arial"/>
                <w:color w:val="333333"/>
                <w:highlight w:val="white"/>
              </w:rPr>
            </w:rPrChange>
          </w:rPr>
          <w:t xml:space="preserve"> (Oleksiak et al. 2002; Fangue et al. 2006; Barshis et al. 2013; Kenkel and Matz 2016), to hypothesis generation and testing (Voolstra et al. 2009; Dixon et al. 2020)."</w:t>
        </w:r>
      </w:moveFrom>
    </w:p>
    <w:p w14:paraId="739C294E" w14:textId="0CD195AC" w:rsidR="008564F3" w:rsidRPr="00E62635" w:rsidDel="00614C40" w:rsidRDefault="00F42852">
      <w:pPr>
        <w:widowControl w:val="0"/>
        <w:numPr>
          <w:ilvl w:val="0"/>
          <w:numId w:val="3"/>
        </w:numPr>
        <w:shd w:val="clear" w:color="auto" w:fill="FFFFFF"/>
        <w:spacing w:line="240" w:lineRule="auto"/>
        <w:rPr>
          <w:moveFrom w:id="615" w:author="Erin Chille" w:date="2023-02-14T11:52:00Z"/>
          <w:rFonts w:eastAsia="Arial"/>
          <w:i/>
          <w:iCs/>
          <w:color w:val="333333"/>
          <w:rPrChange w:id="616" w:author="Erin Chille" w:date="2023-02-14T15:40:00Z">
            <w:rPr>
              <w:moveFrom w:id="617" w:author="Erin Chille" w:date="2023-02-14T11:52:00Z"/>
              <w:rFonts w:eastAsia="Arial"/>
              <w:color w:val="333333"/>
            </w:rPr>
          </w:rPrChange>
        </w:rPr>
      </w:pPr>
      <w:moveFrom w:id="618" w:author="Erin Chille" w:date="2023-02-14T11:52:00Z">
        <w:r w:rsidRPr="00E62635" w:rsidDel="00614C40">
          <w:rPr>
            <w:rFonts w:eastAsia="Arial"/>
            <w:i/>
            <w:iCs/>
            <w:color w:val="333333"/>
            <w:rPrChange w:id="619" w:author="Erin Chille" w:date="2023-02-14T15:40:00Z">
              <w:rPr>
                <w:rFonts w:eastAsia="Arial"/>
                <w:color w:val="333333"/>
              </w:rPr>
            </w:rPrChange>
          </w:rPr>
          <w:t>Gene expression studies have also helped uncover the ["molecular and cellular foundation"] of the coral response to stress in isolation including temperature (</w:t>
        </w:r>
        <w:r w:rsidRPr="00E62635" w:rsidDel="00614C40">
          <w:rPr>
            <w:rFonts w:eastAsia="Arial"/>
            <w:i/>
            <w:iCs/>
            <w:color w:val="333333"/>
          </w:rPr>
          <w:t>DeSalvo et al. 2008</w:t>
        </w:r>
        <w:r w:rsidRPr="00E62635" w:rsidDel="00614C40">
          <w:rPr>
            <w:rFonts w:eastAsia="Arial"/>
            <w:i/>
            <w:iCs/>
            <w:color w:val="333333"/>
            <w:rPrChange w:id="620" w:author="Erin Chille" w:date="2023-02-14T15:40:00Z">
              <w:rPr>
                <w:rFonts w:eastAsia="Arial"/>
                <w:color w:val="333333"/>
              </w:rPr>
            </w:rPrChange>
          </w:rPr>
          <w:t xml:space="preserve">, </w:t>
        </w:r>
        <w:r w:rsidRPr="00E62635" w:rsidDel="00614C40">
          <w:rPr>
            <w:rFonts w:eastAsia="Arial"/>
            <w:i/>
            <w:iCs/>
            <w:color w:val="333333"/>
          </w:rPr>
          <w:t>2010</w:t>
        </w:r>
        <w:r w:rsidRPr="00E62635" w:rsidDel="00614C40">
          <w:rPr>
            <w:rFonts w:eastAsia="Arial"/>
            <w:i/>
            <w:iCs/>
            <w:color w:val="333333"/>
            <w:rPrChange w:id="621" w:author="Erin Chille" w:date="2023-02-14T15:40:00Z">
              <w:rPr>
                <w:rFonts w:eastAsia="Arial"/>
                <w:color w:val="333333"/>
              </w:rPr>
            </w:rPrChange>
          </w:rPr>
          <w:t xml:space="preserve">; </w:t>
        </w:r>
        <w:r w:rsidRPr="00E62635" w:rsidDel="00614C40">
          <w:rPr>
            <w:rFonts w:eastAsia="Arial"/>
            <w:i/>
            <w:iCs/>
            <w:color w:val="333333"/>
          </w:rPr>
          <w:t>Bay and Palumbi 2015</w:t>
        </w:r>
        <w:r w:rsidRPr="00E62635" w:rsidDel="00614C40">
          <w:rPr>
            <w:rFonts w:eastAsia="Arial"/>
            <w:i/>
            <w:iCs/>
            <w:color w:val="333333"/>
            <w:rPrChange w:id="622" w:author="Erin Chille" w:date="2023-02-14T15:40:00Z">
              <w:rPr>
                <w:rFonts w:eastAsia="Arial"/>
                <w:color w:val="333333"/>
              </w:rPr>
            </w:rPrChange>
          </w:rPr>
          <w:t>)..."</w:t>
        </w:r>
      </w:moveFrom>
    </w:p>
    <w:p w14:paraId="48E99CCE" w14:textId="652E6ACF" w:rsidR="008564F3" w:rsidRPr="00E62635" w:rsidDel="00614C40" w:rsidRDefault="00F42852">
      <w:pPr>
        <w:widowControl w:val="0"/>
        <w:numPr>
          <w:ilvl w:val="1"/>
          <w:numId w:val="3"/>
        </w:numPr>
        <w:shd w:val="clear" w:color="auto" w:fill="FFFFFF"/>
        <w:spacing w:line="240" w:lineRule="auto"/>
        <w:rPr>
          <w:moveFrom w:id="623" w:author="Erin Chille" w:date="2023-02-14T11:52:00Z"/>
          <w:rFonts w:eastAsia="Arial"/>
          <w:i/>
          <w:iCs/>
          <w:color w:val="333333"/>
          <w:rPrChange w:id="624" w:author="Erin Chille" w:date="2023-02-14T15:40:00Z">
            <w:rPr>
              <w:moveFrom w:id="625" w:author="Erin Chille" w:date="2023-02-14T11:52:00Z"/>
              <w:rFonts w:eastAsia="Arial"/>
              <w:color w:val="333333"/>
            </w:rPr>
          </w:rPrChange>
        </w:rPr>
      </w:pPr>
      <w:moveFrom w:id="626" w:author="Erin Chille" w:date="2023-02-14T11:52:00Z">
        <w:r w:rsidRPr="00E62635" w:rsidDel="00614C40">
          <w:rPr>
            <w:rFonts w:eastAsia="Arial"/>
            <w:i/>
            <w:iCs/>
            <w:color w:val="333333"/>
            <w:rPrChange w:id="627" w:author="Erin Chille" w:date="2023-02-14T15:40:00Z">
              <w:rPr>
                <w:rFonts w:eastAsia="Arial"/>
                <w:color w:val="333333"/>
              </w:rPr>
            </w:rPrChange>
          </w:rPr>
          <w:t xml:space="preserve">---&gt; Bay and Palumbi 2015 Rapid acclimation to temperature stress correlates with muted transcriptomic response to following thermal events. </w:t>
        </w:r>
        <w:r w:rsidRPr="00E62635" w:rsidDel="00614C40">
          <w:rPr>
            <w:rFonts w:eastAsia="Arial"/>
            <w:b/>
            <w:i/>
            <w:iCs/>
            <w:color w:val="333333"/>
            <w:rPrChange w:id="628" w:author="Erin Chille" w:date="2023-02-14T15:40:00Z">
              <w:rPr>
                <w:rFonts w:eastAsia="Arial"/>
                <w:b/>
                <w:color w:val="333333"/>
              </w:rPr>
            </w:rPrChange>
          </w:rPr>
          <w:t>Could our corals be "acclimated" to stress already? -- Limitation of our study is that we don't know the bleaching history of our corals</w:t>
        </w:r>
      </w:moveFrom>
    </w:p>
    <w:p w14:paraId="45317443" w14:textId="43E6A75F" w:rsidR="008564F3" w:rsidRPr="00E62635" w:rsidDel="00614C40" w:rsidRDefault="00F42852">
      <w:pPr>
        <w:widowControl w:val="0"/>
        <w:numPr>
          <w:ilvl w:val="0"/>
          <w:numId w:val="3"/>
        </w:numPr>
        <w:shd w:val="clear" w:color="auto" w:fill="FFFFFF"/>
        <w:spacing w:line="240" w:lineRule="auto"/>
        <w:rPr>
          <w:moveFrom w:id="629" w:author="Erin Chille" w:date="2023-02-14T11:52:00Z"/>
          <w:rFonts w:eastAsia="Arial"/>
          <w:i/>
          <w:iCs/>
          <w:color w:val="333333"/>
          <w:rPrChange w:id="630" w:author="Erin Chille" w:date="2023-02-14T15:40:00Z">
            <w:rPr>
              <w:moveFrom w:id="631" w:author="Erin Chille" w:date="2023-02-14T11:52:00Z"/>
              <w:rFonts w:eastAsia="Arial"/>
              <w:color w:val="333333"/>
            </w:rPr>
          </w:rPrChange>
        </w:rPr>
      </w:pPr>
      <w:moveFrom w:id="632" w:author="Erin Chille" w:date="2023-02-14T11:52:00Z">
        <w:r w:rsidRPr="00E62635" w:rsidDel="00614C40">
          <w:rPr>
            <w:rFonts w:eastAsia="Arial"/>
            <w:i/>
            <w:iCs/>
            <w:color w:val="333333"/>
            <w:rPrChange w:id="633" w:author="Erin Chille" w:date="2023-02-14T15:40:00Z">
              <w:rPr>
                <w:rFonts w:eastAsia="Arial"/>
                <w:color w:val="333333"/>
              </w:rPr>
            </w:rPrChange>
          </w:rPr>
          <w:t>"Stress response mechanisms that facilitate adaptation of coral populations to thermally variable environments were discovered using a comparative transcriptomics approach (</w:t>
        </w:r>
        <w:r w:rsidRPr="00E62635" w:rsidDel="00614C40">
          <w:rPr>
            <w:rFonts w:eastAsia="Arial"/>
            <w:i/>
            <w:iCs/>
            <w:color w:val="333333"/>
          </w:rPr>
          <w:t>Barshis et al. 2013</w:t>
        </w:r>
        <w:r w:rsidRPr="00E62635" w:rsidDel="00614C40">
          <w:rPr>
            <w:rFonts w:eastAsia="Arial"/>
            <w:i/>
            <w:iCs/>
            <w:color w:val="333333"/>
            <w:rPrChange w:id="634" w:author="Erin Chille" w:date="2023-02-14T15:40:00Z">
              <w:rPr>
                <w:rFonts w:eastAsia="Arial"/>
                <w:color w:val="333333"/>
              </w:rPr>
            </w:rPrChange>
          </w:rPr>
          <w:t xml:space="preserve">; </w:t>
        </w:r>
        <w:r w:rsidRPr="00E62635" w:rsidDel="00614C40">
          <w:rPr>
            <w:rFonts w:eastAsia="Arial"/>
            <w:i/>
            <w:iCs/>
            <w:color w:val="333333"/>
          </w:rPr>
          <w:t>Palumbi et al. 2014</w:t>
        </w:r>
        <w:r w:rsidRPr="00E62635" w:rsidDel="00614C40">
          <w:rPr>
            <w:rFonts w:eastAsia="Arial"/>
            <w:i/>
            <w:iCs/>
            <w:color w:val="333333"/>
            <w:rPrChange w:id="635" w:author="Erin Chille" w:date="2023-02-14T15:40:00Z">
              <w:rPr>
                <w:rFonts w:eastAsia="Arial"/>
                <w:color w:val="333333"/>
              </w:rPr>
            </w:rPrChange>
          </w:rPr>
          <w:t>; Kenkel and Matz 2016; Bay and Palumbi 2017)."</w:t>
        </w:r>
      </w:moveFrom>
    </w:p>
    <w:p w14:paraId="1545F79F" w14:textId="3593B043" w:rsidR="008564F3" w:rsidRPr="00E62635" w:rsidDel="00614C40" w:rsidRDefault="00F42852">
      <w:pPr>
        <w:widowControl w:val="0"/>
        <w:numPr>
          <w:ilvl w:val="1"/>
          <w:numId w:val="3"/>
        </w:numPr>
        <w:shd w:val="clear" w:color="auto" w:fill="FFFFFF"/>
        <w:spacing w:line="240" w:lineRule="auto"/>
        <w:rPr>
          <w:moveFrom w:id="636" w:author="Erin Chille" w:date="2023-02-14T11:52:00Z"/>
          <w:rFonts w:eastAsia="Arial"/>
          <w:i/>
          <w:iCs/>
          <w:color w:val="333333"/>
          <w:rPrChange w:id="637" w:author="Erin Chille" w:date="2023-02-14T15:40:00Z">
            <w:rPr>
              <w:moveFrom w:id="638" w:author="Erin Chille" w:date="2023-02-14T11:52:00Z"/>
              <w:rFonts w:eastAsia="Arial"/>
              <w:color w:val="333333"/>
            </w:rPr>
          </w:rPrChange>
        </w:rPr>
      </w:pPr>
      <w:moveFrom w:id="639" w:author="Erin Chille" w:date="2023-02-14T11:52:00Z">
        <w:r w:rsidRPr="00E62635" w:rsidDel="00614C40">
          <w:rPr>
            <w:rFonts w:eastAsia="Arial"/>
            <w:i/>
            <w:iCs/>
            <w:color w:val="333333"/>
            <w:rPrChange w:id="640" w:author="Erin Chille" w:date="2023-02-14T15:40:00Z">
              <w:rPr>
                <w:rFonts w:eastAsia="Arial"/>
                <w:color w:val="333333"/>
              </w:rPr>
            </w:rPrChange>
          </w:rPr>
          <w:t xml:space="preserve">Barshis et al 2013 "constitutive frontloading enables an individual to maintain physiological resilience during frequently encountered environmental stress." </w:t>
        </w:r>
        <w:r w:rsidRPr="00E62635" w:rsidDel="00614C40">
          <w:rPr>
            <w:rFonts w:eastAsia="Arial"/>
            <w:b/>
            <w:i/>
            <w:iCs/>
            <w:color w:val="333333"/>
            <w:rPrChange w:id="641" w:author="Erin Chille" w:date="2023-02-14T15:40:00Z">
              <w:rPr>
                <w:rFonts w:eastAsia="Arial"/>
                <w:b/>
                <w:color w:val="333333"/>
              </w:rPr>
            </w:rPrChange>
          </w:rPr>
          <w:t>Could the corals be front-loading stress proteins?</w:t>
        </w:r>
      </w:moveFrom>
    </w:p>
    <w:p w14:paraId="38395AF7" w14:textId="68A994D7" w:rsidR="008564F3" w:rsidRPr="00E62635" w:rsidDel="00614C40" w:rsidRDefault="00F42852">
      <w:pPr>
        <w:widowControl w:val="0"/>
        <w:numPr>
          <w:ilvl w:val="1"/>
          <w:numId w:val="3"/>
        </w:numPr>
        <w:shd w:val="clear" w:color="auto" w:fill="FFFFFF"/>
        <w:spacing w:line="240" w:lineRule="auto"/>
        <w:rPr>
          <w:moveFrom w:id="642" w:author="Erin Chille" w:date="2023-02-14T11:52:00Z"/>
          <w:rFonts w:eastAsia="Arial"/>
          <w:i/>
          <w:iCs/>
          <w:color w:val="333333"/>
          <w:rPrChange w:id="643" w:author="Erin Chille" w:date="2023-02-14T15:40:00Z">
            <w:rPr>
              <w:moveFrom w:id="644" w:author="Erin Chille" w:date="2023-02-14T11:52:00Z"/>
              <w:rFonts w:eastAsia="Arial"/>
              <w:color w:val="333333"/>
            </w:rPr>
          </w:rPrChange>
        </w:rPr>
      </w:pPr>
      <w:moveFrom w:id="645" w:author="Erin Chille" w:date="2023-02-14T11:52:00Z">
        <w:r w:rsidRPr="00E62635" w:rsidDel="00614C40">
          <w:rPr>
            <w:rFonts w:eastAsia="Arial"/>
            <w:i/>
            <w:iCs/>
            <w:color w:val="333333"/>
            <w:rPrChange w:id="646" w:author="Erin Chille" w:date="2023-02-14T15:40:00Z">
              <w:rPr>
                <w:rFonts w:eastAsia="Arial"/>
                <w:color w:val="333333"/>
              </w:rPr>
            </w:rPrChange>
          </w:rPr>
          <w:t xml:space="preserve">Palumbi et al. 2014 </w:t>
        </w:r>
        <w:r w:rsidRPr="00E62635" w:rsidDel="00614C40">
          <w:rPr>
            <w:rFonts w:eastAsia="Arial"/>
            <w:b/>
            <w:i/>
            <w:iCs/>
            <w:color w:val="333333"/>
            <w:rPrChange w:id="647" w:author="Erin Chille" w:date="2023-02-14T15:40:00Z">
              <w:rPr>
                <w:rFonts w:eastAsia="Arial"/>
                <w:b/>
                <w:color w:val="333333"/>
              </w:rPr>
            </w:rPrChange>
          </w:rPr>
          <w:t>Fixed constitutive expression</w:t>
        </w:r>
        <w:r w:rsidRPr="00E62635" w:rsidDel="00614C40">
          <w:rPr>
            <w:rFonts w:eastAsia="Arial"/>
            <w:i/>
            <w:iCs/>
            <w:color w:val="333333"/>
            <w:rPrChange w:id="648" w:author="Erin Chille" w:date="2023-02-14T15:40:00Z">
              <w:rPr>
                <w:rFonts w:eastAsia="Arial"/>
                <w:color w:val="333333"/>
              </w:rPr>
            </w:rPrChange>
          </w:rPr>
          <w:t xml:space="preserve"> in coral subpopulations may be due to local adaptation? "As in the case of bleaching phenotypes, fixed effects could be due to adaptive evolution, but could also be affected by developmental changes, epigenetics, and symbiont type."</w:t>
        </w:r>
      </w:moveFrom>
    </w:p>
    <w:p w14:paraId="0B638528" w14:textId="575914B8" w:rsidR="008564F3" w:rsidRPr="00E62635" w:rsidDel="00614C40" w:rsidRDefault="00F42852">
      <w:pPr>
        <w:widowControl w:val="0"/>
        <w:numPr>
          <w:ilvl w:val="1"/>
          <w:numId w:val="3"/>
        </w:numPr>
        <w:shd w:val="clear" w:color="auto" w:fill="FFFFFF"/>
        <w:spacing w:line="240" w:lineRule="auto"/>
        <w:rPr>
          <w:moveFrom w:id="649" w:author="Erin Chille" w:date="2023-02-14T11:52:00Z"/>
          <w:rFonts w:eastAsia="Arial"/>
          <w:i/>
          <w:iCs/>
          <w:color w:val="333333"/>
          <w:rPrChange w:id="650" w:author="Erin Chille" w:date="2023-02-14T15:40:00Z">
            <w:rPr>
              <w:moveFrom w:id="651" w:author="Erin Chille" w:date="2023-02-14T11:52:00Z"/>
              <w:rFonts w:eastAsia="Arial"/>
              <w:color w:val="333333"/>
            </w:rPr>
          </w:rPrChange>
        </w:rPr>
      </w:pPr>
      <w:moveFrom w:id="652" w:author="Erin Chille" w:date="2023-02-14T11:52:00Z">
        <w:r w:rsidRPr="00E62635" w:rsidDel="00614C40">
          <w:rPr>
            <w:rFonts w:eastAsia="Arial"/>
            <w:i/>
            <w:iCs/>
            <w:color w:val="333333"/>
            <w:rPrChange w:id="653" w:author="Erin Chille" w:date="2023-02-14T15:40:00Z">
              <w:rPr>
                <w:rFonts w:eastAsia="Arial"/>
                <w:color w:val="333333"/>
              </w:rPr>
            </w:rPrChange>
          </w:rPr>
          <w:t>Kenkel and Matz 2016 Offshore corals had lower expression plasticity than inshore corals in a reciprocal transplant experiment</w:t>
        </w:r>
      </w:moveFrom>
    </w:p>
    <w:p w14:paraId="03F817B1" w14:textId="1EF40E2A" w:rsidR="008564F3" w:rsidRPr="00E62635" w:rsidDel="00614C40" w:rsidRDefault="00F42852">
      <w:pPr>
        <w:widowControl w:val="0"/>
        <w:numPr>
          <w:ilvl w:val="1"/>
          <w:numId w:val="3"/>
        </w:numPr>
        <w:shd w:val="clear" w:color="auto" w:fill="FFFFFF"/>
        <w:spacing w:line="240" w:lineRule="auto"/>
        <w:rPr>
          <w:moveFrom w:id="654" w:author="Erin Chille" w:date="2023-02-14T11:52:00Z"/>
          <w:rFonts w:eastAsia="Arial"/>
          <w:i/>
          <w:iCs/>
          <w:color w:val="333333"/>
          <w:rPrChange w:id="655" w:author="Erin Chille" w:date="2023-02-14T15:40:00Z">
            <w:rPr>
              <w:moveFrom w:id="656" w:author="Erin Chille" w:date="2023-02-14T11:52:00Z"/>
              <w:rFonts w:eastAsia="Arial"/>
              <w:color w:val="333333"/>
            </w:rPr>
          </w:rPrChange>
        </w:rPr>
      </w:pPr>
      <w:moveFrom w:id="657" w:author="Erin Chille" w:date="2023-02-14T11:52:00Z">
        <w:r w:rsidRPr="00E62635" w:rsidDel="00614C40">
          <w:rPr>
            <w:rFonts w:eastAsia="Arial"/>
            <w:i/>
            <w:iCs/>
            <w:color w:val="333333"/>
            <w:rPrChange w:id="658" w:author="Erin Chille" w:date="2023-02-14T15:40:00Z">
              <w:rPr>
                <w:rFonts w:eastAsia="Arial"/>
                <w:color w:val="333333"/>
              </w:rPr>
            </w:rPrChange>
          </w:rPr>
          <w:t>Bay and Palumbi 2017 Found a trade-off in life history traits regarding to survival and growth in Ahya from two different environments and this trade-off was associated with the expression profile of a cluster of co-expressed genes that are indicative of local adaptation.</w:t>
        </w:r>
      </w:moveFrom>
    </w:p>
    <w:p w14:paraId="5FB191B4" w14:textId="31679A15" w:rsidR="008564F3" w:rsidRPr="00E62635" w:rsidDel="00614C40" w:rsidRDefault="00F42852">
      <w:pPr>
        <w:widowControl w:val="0"/>
        <w:numPr>
          <w:ilvl w:val="0"/>
          <w:numId w:val="3"/>
        </w:numPr>
        <w:shd w:val="clear" w:color="auto" w:fill="FFFFFF"/>
        <w:spacing w:line="240" w:lineRule="auto"/>
        <w:rPr>
          <w:moveFrom w:id="659" w:author="Erin Chille" w:date="2023-02-14T11:52:00Z"/>
          <w:rFonts w:eastAsia="Arial"/>
          <w:i/>
          <w:iCs/>
          <w:color w:val="333333"/>
          <w:rPrChange w:id="660" w:author="Erin Chille" w:date="2023-02-14T15:40:00Z">
            <w:rPr>
              <w:moveFrom w:id="661" w:author="Erin Chille" w:date="2023-02-14T11:52:00Z"/>
              <w:rFonts w:eastAsia="Arial"/>
              <w:color w:val="333333"/>
            </w:rPr>
          </w:rPrChange>
        </w:rPr>
      </w:pPr>
      <w:moveFrom w:id="662" w:author="Erin Chille" w:date="2023-02-14T11:52:00Z">
        <w:r w:rsidRPr="00E62635" w:rsidDel="00614C40">
          <w:rPr>
            <w:rFonts w:eastAsia="Arial"/>
            <w:i/>
            <w:iCs/>
            <w:color w:val="333333"/>
            <w:rPrChange w:id="663" w:author="Erin Chille" w:date="2023-02-14T15:40:00Z">
              <w:rPr>
                <w:rFonts w:eastAsia="Arial"/>
                <w:color w:val="333333"/>
              </w:rPr>
            </w:rPrChange>
          </w:rPr>
          <w:t>In our case, life history explains the majority of variation in gene expression profile and not just a single cluster.</w:t>
        </w:r>
      </w:moveFrom>
    </w:p>
    <w:p w14:paraId="3A2F8D45" w14:textId="2F6031C4" w:rsidR="008564F3" w:rsidRPr="00E62635" w:rsidDel="00614C40" w:rsidRDefault="00F42852">
      <w:pPr>
        <w:widowControl w:val="0"/>
        <w:numPr>
          <w:ilvl w:val="0"/>
          <w:numId w:val="3"/>
        </w:numPr>
        <w:shd w:val="clear" w:color="auto" w:fill="FFFFFF"/>
        <w:spacing w:line="240" w:lineRule="auto"/>
        <w:rPr>
          <w:moveFrom w:id="664" w:author="Erin Chille" w:date="2023-02-14T11:52:00Z"/>
          <w:rFonts w:eastAsia="Arial"/>
          <w:i/>
          <w:iCs/>
          <w:color w:val="333333"/>
          <w:rPrChange w:id="665" w:author="Erin Chille" w:date="2023-02-14T15:40:00Z">
            <w:rPr>
              <w:moveFrom w:id="666" w:author="Erin Chille" w:date="2023-02-14T11:52:00Z"/>
              <w:rFonts w:eastAsia="Arial"/>
              <w:color w:val="333333"/>
            </w:rPr>
          </w:rPrChange>
        </w:rPr>
      </w:pPr>
      <w:moveFrom w:id="667" w:author="Erin Chille" w:date="2023-02-14T11:52:00Z">
        <w:r w:rsidRPr="00E62635" w:rsidDel="00614C40">
          <w:rPr>
            <w:rFonts w:eastAsia="Arial"/>
            <w:i/>
            <w:iCs/>
            <w:color w:val="333333"/>
            <w:rPrChange w:id="668" w:author="Erin Chille" w:date="2023-02-14T15:40:00Z">
              <w:rPr>
                <w:rFonts w:eastAsia="Arial"/>
                <w:color w:val="333333"/>
              </w:rPr>
            </w:rPrChange>
          </w:rPr>
          <w:t>"...approaches based on... RNA-seq, require no preconception and can yield new insights into functional pathways that protect from or are modiﬁed in response to particular conditions."</w:t>
        </w:r>
      </w:moveFrom>
    </w:p>
    <w:p w14:paraId="4D4B529A" w14:textId="46D257E6" w:rsidR="008564F3" w:rsidRPr="00E62635" w:rsidDel="00614C40" w:rsidRDefault="00F42852">
      <w:pPr>
        <w:widowControl w:val="0"/>
        <w:numPr>
          <w:ilvl w:val="0"/>
          <w:numId w:val="3"/>
        </w:numPr>
        <w:shd w:val="clear" w:color="auto" w:fill="FFFFFF"/>
        <w:spacing w:line="240" w:lineRule="auto"/>
        <w:rPr>
          <w:moveFrom w:id="669" w:author="Erin Chille" w:date="2023-02-14T11:52:00Z"/>
          <w:rFonts w:eastAsia="Arial"/>
          <w:i/>
          <w:iCs/>
          <w:color w:val="333333"/>
          <w:rPrChange w:id="670" w:author="Erin Chille" w:date="2023-02-14T15:40:00Z">
            <w:rPr>
              <w:moveFrom w:id="671" w:author="Erin Chille" w:date="2023-02-14T11:52:00Z"/>
              <w:rFonts w:eastAsia="Arial"/>
              <w:color w:val="333333"/>
            </w:rPr>
          </w:rPrChange>
        </w:rPr>
      </w:pPr>
      <w:moveFrom w:id="672" w:author="Erin Chille" w:date="2023-02-14T11:52:00Z">
        <w:r w:rsidRPr="00E62635" w:rsidDel="00614C40">
          <w:rPr>
            <w:rFonts w:eastAsia="Arial"/>
            <w:i/>
            <w:iCs/>
            <w:color w:val="333333"/>
            <w:rPrChange w:id="673" w:author="Erin Chille" w:date="2023-02-14T15:40:00Z">
              <w:rPr>
                <w:rFonts w:eastAsia="Arial"/>
                <w:color w:val="333333"/>
              </w:rPr>
            </w:rPrChange>
          </w:rPr>
          <w:t>"Comparative gene expression analyses have also led to the discovery of functional variation among individuals and populations that could be used to guide conservation of reefs and prioritization of individuals for incorporation into restoration programs.... An increasing number of studies have shown that corals are capable of genetically adapting to their local environments... (Polato et al. 2010; Barshis et al. 2013; Dixon et al. 2015; Kenkel and Matz 2016)."</w:t>
        </w:r>
      </w:moveFrom>
    </w:p>
    <w:p w14:paraId="5DACC32C" w14:textId="4F07381F" w:rsidR="008564F3" w:rsidRPr="00E62635" w:rsidDel="00614C40" w:rsidRDefault="00F42852">
      <w:pPr>
        <w:widowControl w:val="0"/>
        <w:numPr>
          <w:ilvl w:val="1"/>
          <w:numId w:val="3"/>
        </w:numPr>
        <w:shd w:val="clear" w:color="auto" w:fill="FFFFFF"/>
        <w:spacing w:line="240" w:lineRule="auto"/>
        <w:rPr>
          <w:moveFrom w:id="674" w:author="Erin Chille" w:date="2023-02-14T11:52:00Z"/>
          <w:rFonts w:eastAsia="Arial"/>
          <w:i/>
          <w:iCs/>
          <w:color w:val="333333"/>
          <w:rPrChange w:id="675" w:author="Erin Chille" w:date="2023-02-14T15:40:00Z">
            <w:rPr>
              <w:moveFrom w:id="676" w:author="Erin Chille" w:date="2023-02-14T11:52:00Z"/>
              <w:rFonts w:eastAsia="Arial"/>
              <w:color w:val="333333"/>
            </w:rPr>
          </w:rPrChange>
        </w:rPr>
      </w:pPr>
      <w:moveFrom w:id="677" w:author="Erin Chille" w:date="2023-02-14T11:52:00Z">
        <w:r w:rsidRPr="00E62635" w:rsidDel="00614C40">
          <w:rPr>
            <w:rFonts w:eastAsia="Arial"/>
            <w:i/>
            <w:iCs/>
            <w:color w:val="333333"/>
            <w:rPrChange w:id="678" w:author="Erin Chille" w:date="2023-02-14T15:40:00Z">
              <w:rPr>
                <w:rFonts w:eastAsia="Arial"/>
                <w:color w:val="333333"/>
              </w:rPr>
            </w:rPrChange>
          </w:rPr>
          <w:t>Dixon et al. 2015 Showed that there is a strong genetic component for thermal tolerance in corals</w:t>
        </w:r>
      </w:moveFrom>
    </w:p>
    <w:p w14:paraId="47C85809" w14:textId="3A2DCC13" w:rsidR="008564F3" w:rsidRPr="00E62635" w:rsidDel="00614C40" w:rsidRDefault="00F42852">
      <w:pPr>
        <w:widowControl w:val="0"/>
        <w:numPr>
          <w:ilvl w:val="0"/>
          <w:numId w:val="3"/>
        </w:numPr>
        <w:shd w:val="clear" w:color="auto" w:fill="FFFFFF"/>
        <w:spacing w:line="240" w:lineRule="auto"/>
        <w:rPr>
          <w:moveFrom w:id="679" w:author="Erin Chille" w:date="2023-02-14T11:52:00Z"/>
          <w:rFonts w:eastAsia="Arial"/>
          <w:i/>
          <w:iCs/>
          <w:color w:val="333333"/>
          <w:rPrChange w:id="680" w:author="Erin Chille" w:date="2023-02-14T15:40:00Z">
            <w:rPr>
              <w:moveFrom w:id="681" w:author="Erin Chille" w:date="2023-02-14T11:52:00Z"/>
              <w:rFonts w:eastAsia="Arial"/>
              <w:color w:val="333333"/>
            </w:rPr>
          </w:rPrChange>
        </w:rPr>
      </w:pPr>
      <w:moveFrom w:id="682" w:author="Erin Chille" w:date="2023-02-14T11:52:00Z">
        <w:r w:rsidRPr="00E62635" w:rsidDel="00614C40">
          <w:rPr>
            <w:rFonts w:eastAsia="Arial"/>
            <w:i/>
            <w:iCs/>
            <w:color w:val="333333"/>
            <w:rPrChange w:id="683" w:author="Erin Chille" w:date="2023-02-14T15:40:00Z">
              <w:rPr>
                <w:rFonts w:eastAsia="Arial"/>
                <w:color w:val="333333"/>
              </w:rPr>
            </w:rPrChange>
          </w:rPr>
          <w:t xml:space="preserve">"Expression plasticity has been suggested as a metric in the absence of other information regarding the ﬁtness consequences of directional changes in expression (He et al. 2016), but </w:t>
        </w:r>
        <w:r w:rsidRPr="00E62635" w:rsidDel="00614C40">
          <w:rPr>
            <w:rFonts w:eastAsia="Arial"/>
            <w:b/>
            <w:i/>
            <w:iCs/>
            <w:color w:val="333333"/>
            <w:rPrChange w:id="684" w:author="Erin Chille" w:date="2023-02-14T15:40:00Z">
              <w:rPr>
                <w:rFonts w:eastAsia="Arial"/>
                <w:b/>
                <w:color w:val="333333"/>
              </w:rPr>
            </w:rPrChange>
          </w:rPr>
          <w:t>plastic responses can be maladaptive, such as the loss of homeostasis in extreme environments (Ghalambor et al. 2007)</w:t>
        </w:r>
        <w:r w:rsidRPr="00E62635" w:rsidDel="00614C40">
          <w:rPr>
            <w:rFonts w:eastAsia="Arial"/>
            <w:i/>
            <w:iCs/>
            <w:color w:val="333333"/>
            <w:rPrChange w:id="685" w:author="Erin Chille" w:date="2023-02-14T15:40:00Z">
              <w:rPr>
                <w:rFonts w:eastAsia="Arial"/>
                <w:color w:val="333333"/>
              </w:rPr>
            </w:rPrChange>
          </w:rPr>
          <w:t>... For example, whole-transcriptome proﬁling has revealed that both the magnitude of the expression response (Kenkel and Matz 2016) and the resiliency of the response, or the ability to alter and rapidly return to baseline expression (Seneca and Palumbi 2015; Thomas et al. 2019; Savary et al. 2021), are associated with elevated thermal tolerance..."</w:t>
        </w:r>
      </w:moveFrom>
    </w:p>
    <w:p w14:paraId="6BE61E12" w14:textId="75A942E4" w:rsidR="008564F3" w:rsidRPr="00E62635" w:rsidDel="00614C40" w:rsidRDefault="00F42852">
      <w:pPr>
        <w:widowControl w:val="0"/>
        <w:numPr>
          <w:ilvl w:val="1"/>
          <w:numId w:val="3"/>
        </w:numPr>
        <w:shd w:val="clear" w:color="auto" w:fill="FFFFFF"/>
        <w:spacing w:line="240" w:lineRule="auto"/>
        <w:rPr>
          <w:moveFrom w:id="686" w:author="Erin Chille" w:date="2023-02-14T11:52:00Z"/>
          <w:rFonts w:eastAsia="Arial"/>
          <w:i/>
          <w:iCs/>
          <w:color w:val="333333"/>
          <w:rPrChange w:id="687" w:author="Erin Chille" w:date="2023-02-14T15:40:00Z">
            <w:rPr>
              <w:moveFrom w:id="688" w:author="Erin Chille" w:date="2023-02-14T11:52:00Z"/>
              <w:rFonts w:eastAsia="Arial"/>
              <w:color w:val="333333"/>
            </w:rPr>
          </w:rPrChange>
        </w:rPr>
      </w:pPr>
      <w:moveFrom w:id="689" w:author="Erin Chille" w:date="2023-02-14T11:52:00Z">
        <w:r w:rsidRPr="00E62635" w:rsidDel="00614C40">
          <w:rPr>
            <w:rFonts w:eastAsia="Arial"/>
            <w:b/>
            <w:i/>
            <w:iCs/>
            <w:color w:val="333333"/>
            <w:rPrChange w:id="690" w:author="Erin Chille" w:date="2023-02-14T15:40:00Z">
              <w:rPr>
                <w:rFonts w:eastAsia="Arial"/>
                <w:b/>
                <w:color w:val="333333"/>
              </w:rPr>
            </w:rPrChange>
          </w:rPr>
          <w:t>Limitation: Our data may not have captured short-term differences in gene expression</w:t>
        </w:r>
      </w:moveFrom>
    </w:p>
    <w:p w14:paraId="761C7958" w14:textId="45573C9E" w:rsidR="008564F3" w:rsidRPr="00E62635" w:rsidDel="00614C40" w:rsidRDefault="00F42852">
      <w:pPr>
        <w:widowControl w:val="0"/>
        <w:numPr>
          <w:ilvl w:val="1"/>
          <w:numId w:val="3"/>
        </w:numPr>
        <w:shd w:val="clear" w:color="auto" w:fill="FFFFFF"/>
        <w:spacing w:line="240" w:lineRule="auto"/>
        <w:rPr>
          <w:moveFrom w:id="691" w:author="Erin Chille" w:date="2023-02-14T11:52:00Z"/>
          <w:rFonts w:eastAsia="Arial"/>
          <w:i/>
          <w:iCs/>
          <w:color w:val="333333"/>
          <w:rPrChange w:id="692" w:author="Erin Chille" w:date="2023-02-14T15:40:00Z">
            <w:rPr>
              <w:moveFrom w:id="693" w:author="Erin Chille" w:date="2023-02-14T11:52:00Z"/>
              <w:rFonts w:eastAsia="Arial"/>
              <w:color w:val="333333"/>
            </w:rPr>
          </w:rPrChange>
        </w:rPr>
      </w:pPr>
      <w:moveFrom w:id="694" w:author="Erin Chille" w:date="2023-02-14T11:52:00Z">
        <w:r w:rsidRPr="00E62635" w:rsidDel="00614C40">
          <w:rPr>
            <w:rFonts w:eastAsia="Arial"/>
            <w:i/>
            <w:iCs/>
            <w:color w:val="333333"/>
            <w:rPrChange w:id="695" w:author="Erin Chille" w:date="2023-02-14T15:40:00Z">
              <w:rPr>
                <w:rFonts w:eastAsia="Arial"/>
                <w:color w:val="333333"/>
              </w:rPr>
            </w:rPrChange>
          </w:rPr>
          <w:t>Low expression plasticity may be adaptive by preventing a maladaptive response to thermal stress?</w:t>
        </w:r>
      </w:moveFrom>
    </w:p>
    <w:p w14:paraId="3D6818E2" w14:textId="1DBAAEBA" w:rsidR="008564F3" w:rsidRPr="00E62635" w:rsidDel="00614C40" w:rsidRDefault="00F42852">
      <w:pPr>
        <w:widowControl w:val="0"/>
        <w:numPr>
          <w:ilvl w:val="0"/>
          <w:numId w:val="3"/>
        </w:numPr>
        <w:shd w:val="clear" w:color="auto" w:fill="FFFFFF"/>
        <w:spacing w:line="240" w:lineRule="auto"/>
        <w:rPr>
          <w:moveFrom w:id="696" w:author="Erin Chille" w:date="2023-02-14T11:52:00Z"/>
          <w:rFonts w:eastAsia="Arial"/>
          <w:i/>
          <w:iCs/>
          <w:color w:val="333333"/>
          <w:rPrChange w:id="697" w:author="Erin Chille" w:date="2023-02-14T15:40:00Z">
            <w:rPr>
              <w:moveFrom w:id="698" w:author="Erin Chille" w:date="2023-02-14T11:52:00Z"/>
              <w:rFonts w:eastAsia="Arial"/>
              <w:color w:val="333333"/>
            </w:rPr>
          </w:rPrChange>
        </w:rPr>
      </w:pPr>
      <w:moveFrom w:id="699" w:author="Erin Chille" w:date="2023-02-14T11:52:00Z">
        <w:r w:rsidRPr="00E62635" w:rsidDel="00614C40">
          <w:rPr>
            <w:rFonts w:eastAsia="Arial"/>
            <w:i/>
            <w:iCs/>
            <w:color w:val="333333"/>
            <w:rPrChange w:id="700" w:author="Erin Chille" w:date="2023-02-14T15:40:00Z">
              <w:rPr>
                <w:rFonts w:eastAsia="Arial"/>
                <w:color w:val="333333"/>
              </w:rPr>
            </w:rPrChange>
          </w:rPr>
          <w:t>"</w:t>
        </w:r>
        <w:r w:rsidRPr="00E62635" w:rsidDel="00614C40">
          <w:rPr>
            <w:rFonts w:eastAsia="Arial"/>
            <w:b/>
            <w:i/>
            <w:iCs/>
            <w:color w:val="333333"/>
            <w:rPrChange w:id="701" w:author="Erin Chille" w:date="2023-02-14T15:40:00Z">
              <w:rPr>
                <w:rFonts w:eastAsia="Arial"/>
                <w:b/>
                <w:color w:val="333333"/>
              </w:rPr>
            </w:rPrChange>
          </w:rPr>
          <w:t>genome-wide patterns of transcriptional variation could also be used to identify thermotolerant genotypes or holobiont combinations</w:t>
        </w:r>
        <w:r w:rsidRPr="00E62635" w:rsidDel="00614C40">
          <w:rPr>
            <w:rFonts w:eastAsia="Arial"/>
            <w:i/>
            <w:iCs/>
            <w:color w:val="333333"/>
            <w:rPrChange w:id="702" w:author="Erin Chille" w:date="2023-02-14T15:40:00Z">
              <w:rPr>
                <w:rFonts w:eastAsia="Arial"/>
                <w:color w:val="333333"/>
              </w:rPr>
            </w:rPrChange>
          </w:rPr>
          <w:t>"</w:t>
        </w:r>
      </w:moveFrom>
    </w:p>
    <w:p w14:paraId="5D8F6FF0" w14:textId="759BF557" w:rsidR="008564F3" w:rsidRPr="00E62635" w:rsidDel="00614C40" w:rsidRDefault="00F42852">
      <w:pPr>
        <w:widowControl w:val="0"/>
        <w:numPr>
          <w:ilvl w:val="0"/>
          <w:numId w:val="3"/>
        </w:numPr>
        <w:shd w:val="clear" w:color="auto" w:fill="FFFFFF"/>
        <w:spacing w:line="240" w:lineRule="auto"/>
        <w:rPr>
          <w:moveFrom w:id="703" w:author="Erin Chille" w:date="2023-02-14T11:52:00Z"/>
          <w:rFonts w:eastAsia="Arial"/>
          <w:i/>
          <w:iCs/>
          <w:color w:val="333333"/>
          <w:rPrChange w:id="704" w:author="Erin Chille" w:date="2023-02-14T15:40:00Z">
            <w:rPr>
              <w:moveFrom w:id="705" w:author="Erin Chille" w:date="2023-02-14T11:52:00Z"/>
              <w:rFonts w:eastAsia="Arial"/>
              <w:color w:val="333333"/>
            </w:rPr>
          </w:rPrChange>
        </w:rPr>
      </w:pPr>
      <w:moveFrom w:id="706" w:author="Erin Chille" w:date="2023-02-14T11:52:00Z">
        <w:r w:rsidRPr="00E62635" w:rsidDel="00614C40">
          <w:rPr>
            <w:rFonts w:eastAsia="Arial"/>
            <w:i/>
            <w:iCs/>
            <w:color w:val="333333"/>
            <w:rPrChange w:id="707" w:author="Erin Chille" w:date="2023-02-14T15:40:00Z">
              <w:rPr>
                <w:rFonts w:eastAsia="Arial"/>
                <w:color w:val="333333"/>
              </w:rPr>
            </w:rPrChange>
          </w:rPr>
          <w:t>"SNPs mined from RNA-seq data have also been used to identify clonal individuals (Fifer et al. 2021)"</w:t>
        </w:r>
      </w:moveFrom>
    </w:p>
    <w:p w14:paraId="62C64239" w14:textId="23C20C18" w:rsidR="008564F3" w:rsidRPr="00E62635" w:rsidDel="00614C40" w:rsidRDefault="00F42852">
      <w:pPr>
        <w:widowControl w:val="0"/>
        <w:numPr>
          <w:ilvl w:val="1"/>
          <w:numId w:val="3"/>
        </w:numPr>
        <w:shd w:val="clear" w:color="auto" w:fill="FFFFFF"/>
        <w:spacing w:line="240" w:lineRule="auto"/>
        <w:rPr>
          <w:moveFrom w:id="708" w:author="Erin Chille" w:date="2023-02-14T11:52:00Z"/>
          <w:rFonts w:eastAsia="Arial"/>
          <w:i/>
          <w:iCs/>
          <w:color w:val="333333"/>
          <w:rPrChange w:id="709" w:author="Erin Chille" w:date="2023-02-14T15:40:00Z">
            <w:rPr>
              <w:moveFrom w:id="710" w:author="Erin Chille" w:date="2023-02-14T11:52:00Z"/>
              <w:rFonts w:eastAsia="Arial"/>
              <w:color w:val="333333"/>
            </w:rPr>
          </w:rPrChange>
        </w:rPr>
      </w:pPr>
      <w:moveFrom w:id="711" w:author="Erin Chille" w:date="2023-02-14T11:52:00Z">
        <w:r w:rsidRPr="00E62635" w:rsidDel="00614C40">
          <w:rPr>
            <w:rFonts w:eastAsia="Arial"/>
            <w:i/>
            <w:iCs/>
            <w:color w:val="333333"/>
            <w:rPrChange w:id="712" w:author="Erin Chille" w:date="2023-02-14T15:40:00Z">
              <w:rPr>
                <w:rFonts w:eastAsia="Arial"/>
                <w:color w:val="333333"/>
              </w:rPr>
            </w:rPrChange>
          </w:rPr>
          <w:t xml:space="preserve">Unlike our experiment, gene expression in a highly clonal population of </w:t>
        </w:r>
        <w:r w:rsidRPr="00E62635" w:rsidDel="00614C40">
          <w:rPr>
            <w:rFonts w:eastAsia="Arial"/>
            <w:i/>
            <w:iCs/>
            <w:color w:val="333333"/>
          </w:rPr>
          <w:t>A.</w:t>
        </w:r>
        <w:r w:rsidRPr="00E62635" w:rsidDel="00614C40">
          <w:rPr>
            <w:rFonts w:eastAsia="Arial"/>
            <w:i/>
            <w:iCs/>
            <w:color w:val="333333"/>
            <w:rPrChange w:id="713" w:author="Erin Chille" w:date="2023-02-14T15:40:00Z">
              <w:rPr>
                <w:rFonts w:eastAsia="Arial"/>
                <w:color w:val="333333"/>
              </w:rPr>
            </w:rPrChange>
          </w:rPr>
          <w:t xml:space="preserve"> cf. </w:t>
        </w:r>
        <w:r w:rsidRPr="00E62635" w:rsidDel="00614C40">
          <w:rPr>
            <w:rFonts w:eastAsia="Arial"/>
            <w:i/>
            <w:iCs/>
            <w:color w:val="333333"/>
          </w:rPr>
          <w:t>pulchra</w:t>
        </w:r>
        <w:r w:rsidRPr="00E62635" w:rsidDel="00614C40">
          <w:rPr>
            <w:rFonts w:eastAsia="Arial"/>
            <w:i/>
            <w:iCs/>
            <w:color w:val="333333"/>
            <w:rPrChange w:id="714" w:author="Erin Chille" w:date="2023-02-14T15:40:00Z">
              <w:rPr>
                <w:rFonts w:eastAsia="Arial"/>
                <w:color w:val="333333"/>
              </w:rPr>
            </w:rPrChange>
          </w:rPr>
          <w:t xml:space="preserve"> showed more variable response to environment than to genotype. "The separation according to both flow (p &lt; .05) and heat (p &lt; .05) was statistically significant." &lt;Not genotype&gt;</w:t>
        </w:r>
      </w:moveFrom>
    </w:p>
    <w:p w14:paraId="6AE75E18" w14:textId="1909B609" w:rsidR="008564F3" w:rsidRPr="00E62635" w:rsidDel="00614C40" w:rsidRDefault="00F42852">
      <w:pPr>
        <w:widowControl w:val="0"/>
        <w:numPr>
          <w:ilvl w:val="0"/>
          <w:numId w:val="3"/>
        </w:numPr>
        <w:shd w:val="clear" w:color="auto" w:fill="FFFFFF"/>
        <w:spacing w:line="240" w:lineRule="auto"/>
        <w:rPr>
          <w:moveFrom w:id="715" w:author="Erin Chille" w:date="2023-02-14T11:52:00Z"/>
          <w:rFonts w:eastAsia="Arial"/>
          <w:i/>
          <w:iCs/>
          <w:color w:val="333333"/>
          <w:rPrChange w:id="716" w:author="Erin Chille" w:date="2023-02-14T15:40:00Z">
            <w:rPr>
              <w:moveFrom w:id="717" w:author="Erin Chille" w:date="2023-02-14T11:52:00Z"/>
              <w:rFonts w:eastAsia="Arial"/>
              <w:color w:val="333333"/>
            </w:rPr>
          </w:rPrChange>
        </w:rPr>
      </w:pPr>
      <w:moveFrom w:id="718" w:author="Erin Chille" w:date="2023-02-14T11:52:00Z">
        <w:r w:rsidRPr="00E62635" w:rsidDel="00614C40">
          <w:rPr>
            <w:rFonts w:eastAsia="Arial"/>
            <w:i/>
            <w:iCs/>
            <w:color w:val="333333"/>
            <w:rPrChange w:id="719" w:author="Erin Chille" w:date="2023-02-14T15:40:00Z">
              <w:rPr>
                <w:rFonts w:eastAsia="Arial"/>
                <w:color w:val="333333"/>
              </w:rPr>
            </w:rPrChange>
          </w:rPr>
          <w:t>"</w:t>
        </w:r>
        <w:r w:rsidRPr="00E62635" w:rsidDel="00614C40">
          <w:rPr>
            <w:rFonts w:eastAsia="Arial"/>
            <w:b/>
            <w:i/>
            <w:iCs/>
            <w:color w:val="333333"/>
            <w:rPrChange w:id="720" w:author="Erin Chille" w:date="2023-02-14T15:40:00Z">
              <w:rPr>
                <w:rFonts w:eastAsia="Arial"/>
                <w:b/>
                <w:color w:val="333333"/>
              </w:rPr>
            </w:rPrChange>
          </w:rPr>
          <w:t>it is possible to differentiate clonal colonies from expression data alone as genotype can be a strong predictor of host expression patterns</w:t>
        </w:r>
        <w:r w:rsidRPr="00E62635" w:rsidDel="00614C40">
          <w:rPr>
            <w:rFonts w:eastAsia="Arial"/>
            <w:i/>
            <w:iCs/>
            <w:color w:val="333333"/>
            <w:rPrChange w:id="721" w:author="Erin Chille" w:date="2023-02-14T15:40:00Z">
              <w:rPr>
                <w:rFonts w:eastAsia="Arial"/>
                <w:color w:val="333333"/>
              </w:rPr>
            </w:rPrChange>
          </w:rPr>
          <w:t xml:space="preserve"> , although this pattern may not always hold" (sources provided don't seem to support this claim)</w:t>
        </w:r>
      </w:moveFrom>
    </w:p>
    <w:p w14:paraId="4911B34F" w14:textId="26372E76" w:rsidR="008564F3" w:rsidRPr="00E62635" w:rsidDel="00614C40" w:rsidRDefault="00F42852">
      <w:pPr>
        <w:widowControl w:val="0"/>
        <w:numPr>
          <w:ilvl w:val="0"/>
          <w:numId w:val="3"/>
        </w:numPr>
        <w:shd w:val="clear" w:color="auto" w:fill="FFFFFF"/>
        <w:spacing w:line="240" w:lineRule="auto"/>
        <w:rPr>
          <w:moveFrom w:id="722" w:author="Erin Chille" w:date="2023-02-14T11:52:00Z"/>
          <w:rFonts w:eastAsia="Arial"/>
          <w:i/>
          <w:iCs/>
          <w:color w:val="333333"/>
          <w:rPrChange w:id="723" w:author="Erin Chille" w:date="2023-02-14T15:40:00Z">
            <w:rPr>
              <w:moveFrom w:id="724" w:author="Erin Chille" w:date="2023-02-14T11:52:00Z"/>
              <w:rFonts w:eastAsia="Arial"/>
              <w:color w:val="333333"/>
            </w:rPr>
          </w:rPrChange>
        </w:rPr>
      </w:pPr>
      <w:moveFrom w:id="725" w:author="Erin Chille" w:date="2023-02-14T11:52:00Z">
        <w:r w:rsidRPr="00E62635" w:rsidDel="00614C40">
          <w:rPr>
            <w:rFonts w:eastAsia="Arial"/>
            <w:i/>
            <w:iCs/>
            <w:color w:val="333333"/>
            <w:rPrChange w:id="726" w:author="Erin Chille" w:date="2023-02-14T15:40:00Z">
              <w:rPr>
                <w:rFonts w:eastAsia="Arial"/>
                <w:color w:val="333333"/>
              </w:rPr>
            </w:rPrChange>
          </w:rPr>
          <w:t>"...cryptic lineages can exhibit different physiological tolerances that inﬂuence their responses to environ-mental variation (Prada and Hellberg 2013; Warner et al. 2015; Gómez-Corrales and Prada 2020).</w:t>
        </w:r>
      </w:moveFrom>
    </w:p>
    <w:p w14:paraId="4718A974" w14:textId="2DFE2EE6" w:rsidR="008564F3" w:rsidRPr="00E62635" w:rsidDel="00614C40" w:rsidRDefault="008564F3">
      <w:pPr>
        <w:widowControl w:val="0"/>
        <w:pBdr>
          <w:top w:val="nil"/>
          <w:left w:val="nil"/>
          <w:bottom w:val="nil"/>
          <w:right w:val="nil"/>
          <w:between w:val="nil"/>
        </w:pBdr>
        <w:spacing w:after="240" w:line="240" w:lineRule="auto"/>
        <w:ind w:left="480" w:hanging="480"/>
        <w:rPr>
          <w:moveFrom w:id="727" w:author="Erin Chille" w:date="2023-02-14T11:52:00Z"/>
          <w:i/>
          <w:iCs/>
          <w:rPrChange w:id="728" w:author="Erin Chille" w:date="2023-02-14T15:40:00Z">
            <w:rPr>
              <w:moveFrom w:id="729" w:author="Erin Chille" w:date="2023-02-14T11:52:00Z"/>
            </w:rPr>
          </w:rPrChange>
        </w:rPr>
      </w:pPr>
    </w:p>
    <w:p w14:paraId="5BBFBB2D" w14:textId="14C1230F" w:rsidR="008564F3" w:rsidRPr="00E62635" w:rsidDel="00614C40" w:rsidRDefault="00324268">
      <w:pPr>
        <w:widowControl w:val="0"/>
        <w:pBdr>
          <w:top w:val="nil"/>
          <w:left w:val="nil"/>
          <w:bottom w:val="nil"/>
          <w:right w:val="nil"/>
          <w:between w:val="nil"/>
        </w:pBdr>
        <w:rPr>
          <w:moveFrom w:id="730" w:author="Erin Chille" w:date="2023-02-14T11:52:00Z"/>
          <w:b/>
          <w:i/>
          <w:iCs/>
          <w:rPrChange w:id="731" w:author="Erin Chille" w:date="2023-02-14T15:40:00Z">
            <w:rPr>
              <w:moveFrom w:id="732" w:author="Erin Chille" w:date="2023-02-14T11:52:00Z"/>
              <w:b/>
            </w:rPr>
          </w:rPrChange>
        </w:rPr>
      </w:pPr>
      <w:moveFrom w:id="733" w:author="Erin Chille" w:date="2023-02-14T11:52:00Z">
        <w:r w:rsidRPr="00E62635" w:rsidDel="00614C40">
          <w:rPr>
            <w:b/>
            <w:i/>
            <w:iCs/>
            <w:rPrChange w:id="734" w:author="Erin Chille" w:date="2023-02-14T15:40:00Z">
              <w:rPr>
                <w:b/>
              </w:rPr>
            </w:rPrChange>
          </w:rPr>
          <w:t>Methods</w:t>
        </w:r>
      </w:moveFrom>
    </w:p>
    <w:moveFromRangeEnd w:id="514"/>
    <w:p w14:paraId="59A235CB" w14:textId="77777777" w:rsidR="00324268" w:rsidRPr="00E62635" w:rsidRDefault="00324268" w:rsidP="00324268">
      <w:pPr>
        <w:widowControl w:val="0"/>
        <w:pBdr>
          <w:top w:val="nil"/>
          <w:left w:val="nil"/>
          <w:bottom w:val="nil"/>
          <w:right w:val="nil"/>
          <w:between w:val="nil"/>
        </w:pBdr>
        <w:rPr>
          <w:i/>
          <w:iCs/>
          <w:rPrChange w:id="735" w:author="Erin Chille" w:date="2023-02-14T15:40:00Z">
            <w:rPr/>
          </w:rPrChange>
        </w:rPr>
      </w:pPr>
      <w:r w:rsidRPr="00E62635">
        <w:rPr>
          <w:i/>
          <w:iCs/>
          <w:rPrChange w:id="736" w:author="Erin Chille" w:date="2023-02-14T15:40:00Z">
            <w:rPr/>
          </w:rPrChange>
        </w:rPr>
        <w:t>Coral Collections</w:t>
      </w:r>
    </w:p>
    <w:p w14:paraId="3EF68A55" w14:textId="77777777" w:rsidR="00324268" w:rsidRDefault="00324268" w:rsidP="00324268">
      <w:pPr>
        <w:widowControl w:val="0"/>
        <w:pBdr>
          <w:top w:val="nil"/>
          <w:left w:val="nil"/>
          <w:bottom w:val="nil"/>
          <w:right w:val="nil"/>
          <w:between w:val="nil"/>
        </w:pBdr>
      </w:pPr>
      <w:r>
        <w:t>This study focused on two dominant coral species that vary in their environmental tolerance in Kāneʻohe Bay: Montipora capitata and Pocillopora acuta (Bahr et al. 2016; Gibbin et al. 2015). About 900 coral samples (one ~5x5cm fragment per colony from 75 colonies per species per site) were collected from six reef areas ranging across the north to south span and fringing to patch reefs of Kāneʻohe Bay (Lilipuna Fringe: 21°25'45.9"N 157°47'28.0"W; HIMB: 21°26'09.8"N 157°47'12.7"W; Reef 18: 21°27'02.9"N 157°48'40.1"W; Reef 11, 13: 21°27'02.9"N 157°47'41.8"W; Reef 35, 36: 21°28'26.0"N 157°50'01.2"W; Reef 42, 43: 21°28'37.9"N 157°49'36.8"W; supplementary fig. S11A and B) under Hawaiʻi Department of Aquatic Resources Special Activity Permit 2019-60, between 4-10 September 2018. Corals were affixed in an upright position to individually numbered plastic coral fragment mounting plugs by hot gluing the base of the skeleton to the plug. Coral fragments were allowed to acclimate for ~14 days and then were randomly allocated to mesocosm tanks. The 450 samples collected from each species were randomly allocated to different projects, the results of which are not presented here; after treatment 132 M. capitata and 119 P. acuta samples had RNA-Seq libraries generated (the increased mortality of the P. acuta samples, and problems with the extraction of some samples, resulted in the difference in the number of samples between the two species; a more detailed description is presented in a following section).</w:t>
      </w:r>
    </w:p>
    <w:p w14:paraId="1325B3B3" w14:textId="77777777" w:rsidR="00324268" w:rsidRDefault="00324268" w:rsidP="00324268">
      <w:pPr>
        <w:widowControl w:val="0"/>
        <w:pBdr>
          <w:top w:val="nil"/>
          <w:left w:val="nil"/>
          <w:bottom w:val="nil"/>
          <w:right w:val="nil"/>
          <w:between w:val="nil"/>
        </w:pBdr>
      </w:pPr>
    </w:p>
    <w:p w14:paraId="286BA52F" w14:textId="77777777" w:rsidR="00324268" w:rsidRPr="00E62635" w:rsidRDefault="00324268" w:rsidP="00324268">
      <w:pPr>
        <w:widowControl w:val="0"/>
        <w:pBdr>
          <w:top w:val="nil"/>
          <w:left w:val="nil"/>
          <w:bottom w:val="nil"/>
          <w:right w:val="nil"/>
          <w:between w:val="nil"/>
        </w:pBdr>
        <w:rPr>
          <w:i/>
          <w:iCs/>
          <w:rPrChange w:id="737" w:author="Erin Chille" w:date="2023-02-14T15:40:00Z">
            <w:rPr/>
          </w:rPrChange>
        </w:rPr>
      </w:pPr>
      <w:r w:rsidRPr="00E62635">
        <w:rPr>
          <w:i/>
          <w:iCs/>
          <w:rPrChange w:id="738" w:author="Erin Chille" w:date="2023-02-14T15:40:00Z">
            <w:rPr/>
          </w:rPrChange>
        </w:rPr>
        <w:t>Experimental Setup</w:t>
      </w:r>
    </w:p>
    <w:p w14:paraId="44ACB6AB" w14:textId="77777777" w:rsidR="00324268" w:rsidRDefault="00324268" w:rsidP="00324268">
      <w:pPr>
        <w:widowControl w:val="0"/>
        <w:pBdr>
          <w:top w:val="nil"/>
          <w:left w:val="nil"/>
          <w:bottom w:val="nil"/>
          <w:right w:val="nil"/>
          <w:between w:val="nil"/>
        </w:pBdr>
      </w:pPr>
      <w:r>
        <w:lastRenderedPageBreak/>
        <w:t>Treatment conditions (n=3 tanks treatment-1) were randomly assigned to twelve outdoor mesocosm tanks (122 cm x 122 cm x 30 cm; 510 L). Flow rates, measured daily with a graduated cylinder and timer, averaged 84.36 ± 1.20 mL second-1 (mean ± sem; n=826), resulting in the mesocosm tank turnover every ~1.6 hours. Temperature treatment conditions were programmed to mimic the natural daily fluctuations (0.75 °C ± 0.06) of the environment at the collection sites in Kāneʻohe Bay, Hawaiʻi (NOAA Moku o Loe Buoy data from September 2018). A Neptune Apex control system was set-up to generate a pH-stat feedback system. Seawater temperature and pH were constantly monitored using an Apex Aquacontroller (Neptune System). A microprocessor-controlled power strip (Apex Neptune Energy Bar 832) and wifi base unit (Apex Neptune Controller Base Unit) controlled 12 individual control units (Apex Neptune PM1 pH/ORP Probe Module). Each tank was measured using Neptune Systems Apex Extended Life Temperature Probe (accuracy = ± 0.05 °C) and a Neptune Systems Apex pH Probe (accuracy = ± 0.01 pH) that measured temperature and pH every second. Temperature was monitored with Apex, but controlled separately by underwater heaters (ProHeat D-1500 Heater Controllers, precision ± 1 °C), whereas pH was both monitored and controlled with the Apex system.</w:t>
      </w:r>
    </w:p>
    <w:p w14:paraId="30E8999C" w14:textId="77777777" w:rsidR="00324268" w:rsidRDefault="00324268" w:rsidP="00324268">
      <w:pPr>
        <w:widowControl w:val="0"/>
        <w:pBdr>
          <w:top w:val="nil"/>
          <w:left w:val="nil"/>
          <w:bottom w:val="nil"/>
          <w:right w:val="nil"/>
          <w:between w:val="nil"/>
        </w:pBdr>
      </w:pPr>
    </w:p>
    <w:p w14:paraId="6659C731" w14:textId="77777777" w:rsidR="00324268" w:rsidRDefault="00324268" w:rsidP="00324268">
      <w:pPr>
        <w:widowControl w:val="0"/>
        <w:pBdr>
          <w:top w:val="nil"/>
          <w:left w:val="nil"/>
          <w:bottom w:val="nil"/>
          <w:right w:val="nil"/>
          <w:between w:val="nil"/>
        </w:pBdr>
      </w:pPr>
      <w:r>
        <w:t>Daily fluctuating pH levels were generated with an independent pH-stat feedback system in each tank in order to simulate predicted future higher CO2 concentration conditions (Pachauri et al. 2014). Two 99.99% food-grade CO2 cylinders were connected to an automatic gas cylinder changeover system (Assurance Valve Systems, Automatic Gas Changeover Eliminator Valves #6091) to prevent an abrupt shortage of CO2 supply. CO2 was brought into the system on-demand, based on the pH reading in the tank (Neptune Apex control system) using gas flow solenoids (Milwaukee MA955) with airlines plumbed into a venturi injector (Forfuture-go G1/2 Garden Irrigation Device Venturi Fertilizer Injector), which was connected to a water circulating pump (Pondmaster Pond-mag Magnetic Drive Water Pump Model 5). Gas injected into the system was either CO2 or ambient air and bubbling was constant due to the pressure driven pump moving water and gas through the venturi injector.</w:t>
      </w:r>
    </w:p>
    <w:p w14:paraId="1D3B949F" w14:textId="77777777" w:rsidR="00324268" w:rsidRDefault="00324268" w:rsidP="00324268">
      <w:pPr>
        <w:widowControl w:val="0"/>
        <w:pBdr>
          <w:top w:val="nil"/>
          <w:left w:val="nil"/>
          <w:bottom w:val="nil"/>
          <w:right w:val="nil"/>
          <w:between w:val="nil"/>
        </w:pBdr>
      </w:pPr>
    </w:p>
    <w:p w14:paraId="11C147DE" w14:textId="77777777" w:rsidR="00324268" w:rsidRDefault="00324268" w:rsidP="00324268">
      <w:pPr>
        <w:widowControl w:val="0"/>
        <w:pBdr>
          <w:top w:val="nil"/>
          <w:left w:val="nil"/>
          <w:bottom w:val="nil"/>
          <w:right w:val="nil"/>
          <w:between w:val="nil"/>
        </w:pBdr>
      </w:pPr>
      <w:r>
        <w:t>OnSet HOBO loggers (HOBO Water Temp Pro v2, accuracy = ± 0.21 °C, resolution = 0.02 °C) were placed in each tank at the same height as the coral fragments for the duration of the experiment in order to log temperature in 10 minute intervals. Mesocosm tanks were 60% shaded from full irradiance, and photosynthetically active radiation was measured continuously with the Apex cosine corrected PAR Sensor (accuracy = ± 5%) that was cross calibrated to the Li-Cor cosine corrected PAR sensor (LI-192). Measurements were also made in 6 positions in each tank using the Li-Cor 193 spherical underwater quantum sensor (LI-193), which revealed there was no significant difference in light between the tank positions (n=4, p=0.948). Light was then assessed in the center of the tank ~daily throughout the experiment using the Li-Cor 193 spherical underwater quantum sensor. To further reduce any potential position effects with respect to incoming water, heater position, or bubble stream, the positions of the coral fragments in the tank were changed weekly during buoyant weighing.</w:t>
      </w:r>
    </w:p>
    <w:p w14:paraId="3EEEDAA7" w14:textId="77777777" w:rsidR="00324268" w:rsidRDefault="00324268" w:rsidP="00324268">
      <w:pPr>
        <w:widowControl w:val="0"/>
        <w:pBdr>
          <w:top w:val="nil"/>
          <w:left w:val="nil"/>
          <w:bottom w:val="nil"/>
          <w:right w:val="nil"/>
          <w:between w:val="nil"/>
        </w:pBdr>
      </w:pPr>
    </w:p>
    <w:p w14:paraId="6C470BB0" w14:textId="77777777" w:rsidR="00324268" w:rsidRPr="007347F0" w:rsidRDefault="00324268" w:rsidP="00324268">
      <w:pPr>
        <w:widowControl w:val="0"/>
        <w:pBdr>
          <w:top w:val="nil"/>
          <w:left w:val="nil"/>
          <w:bottom w:val="nil"/>
          <w:right w:val="nil"/>
          <w:between w:val="nil"/>
        </w:pBdr>
        <w:rPr>
          <w:i/>
          <w:iCs/>
          <w:rPrChange w:id="739" w:author="Erin Chille" w:date="2023-02-14T15:41:00Z">
            <w:rPr/>
          </w:rPrChange>
        </w:rPr>
      </w:pPr>
      <w:r w:rsidRPr="007347F0">
        <w:rPr>
          <w:i/>
          <w:iCs/>
          <w:rPrChange w:id="740" w:author="Erin Chille" w:date="2023-02-14T15:41:00Z">
            <w:rPr/>
          </w:rPrChange>
        </w:rPr>
        <w:t>Experimental Timeline</w:t>
      </w:r>
    </w:p>
    <w:p w14:paraId="7C9842AA" w14:textId="77777777" w:rsidR="00324268" w:rsidRDefault="00324268" w:rsidP="00324268">
      <w:pPr>
        <w:widowControl w:val="0"/>
        <w:pBdr>
          <w:top w:val="nil"/>
          <w:left w:val="nil"/>
          <w:bottom w:val="nil"/>
          <w:right w:val="nil"/>
          <w:between w:val="nil"/>
        </w:pBdr>
      </w:pPr>
      <w:r>
        <w:t xml:space="preserve">Coral fragments were exposed to four experimental conditions: Ambient Temperature Ambient pCO2 (ATAC: 27.47 °C ± 0.13; 8.03 pH ± 0.01, 396 µatm ± 12), Ambient Temperature High pCO2 (ATHC: 27.46 °C ± 0.12; 7.68 pH ± 0.014, 1045 µatm ± 35), High Temperature Ambient pCO2 (HTAC: 29.37 °C ± 0.06; 8.01 ± 0.01, 418 µatm ± 13), and High Temperature High pCO2 (HTHC: 29.51 °C ± 0.06; 7.64 ± 0.02, 1174 µatm ± 55) for two months (22 September - 17 November 2018), and then ramped down to ambient conditions over two months (18 November 2018 - 12 January 2019) (supplementary fig. S11C and D). During the two-month stress exposure period, one fragment per species per tank (n=3 per treatment) was sampled at random for each molecular time point (0h, 6h, 12h, 24h, and 1, 2, 4, 6, 8, 12, and 16 weeks; supplementary table S11). Sampled fragments were placed in sterile whirlpak bags and snap frozen in liquid nitrogen at 13:00 each day (with the exception of 6 h, 12 and 24 hr time points) and stored at -80 °C. </w:t>
      </w:r>
    </w:p>
    <w:p w14:paraId="78426AF7" w14:textId="77777777" w:rsidR="00324268" w:rsidRDefault="00324268" w:rsidP="00324268">
      <w:pPr>
        <w:widowControl w:val="0"/>
        <w:pBdr>
          <w:top w:val="nil"/>
          <w:left w:val="nil"/>
          <w:bottom w:val="nil"/>
          <w:right w:val="nil"/>
          <w:between w:val="nil"/>
        </w:pBdr>
      </w:pPr>
    </w:p>
    <w:p w14:paraId="270E85A3" w14:textId="77777777" w:rsidR="00324268" w:rsidRPr="007347F0" w:rsidRDefault="00324268" w:rsidP="00324268">
      <w:pPr>
        <w:widowControl w:val="0"/>
        <w:pBdr>
          <w:top w:val="nil"/>
          <w:left w:val="nil"/>
          <w:bottom w:val="nil"/>
          <w:right w:val="nil"/>
          <w:between w:val="nil"/>
        </w:pBdr>
        <w:rPr>
          <w:i/>
          <w:iCs/>
          <w:rPrChange w:id="741" w:author="Erin Chille" w:date="2023-02-14T15:41:00Z">
            <w:rPr/>
          </w:rPrChange>
        </w:rPr>
      </w:pPr>
      <w:r w:rsidRPr="007347F0">
        <w:rPr>
          <w:i/>
          <w:iCs/>
          <w:rPrChange w:id="742" w:author="Erin Chille" w:date="2023-02-14T15:41:00Z">
            <w:rPr/>
          </w:rPrChange>
        </w:rPr>
        <w:t>Total Alkalinity and Carbonate Chemistry</w:t>
      </w:r>
    </w:p>
    <w:p w14:paraId="73297416" w14:textId="77777777" w:rsidR="00324268" w:rsidRDefault="00324268" w:rsidP="00324268">
      <w:pPr>
        <w:widowControl w:val="0"/>
        <w:pBdr>
          <w:top w:val="nil"/>
          <w:left w:val="nil"/>
          <w:bottom w:val="nil"/>
          <w:right w:val="nil"/>
          <w:between w:val="nil"/>
        </w:pBdr>
      </w:pPr>
      <w:r>
        <w:t>To assess the efficacy of the treatments, tank parameters (temperature in °C, pH on the total scale, and salinity in psu) were tracked up to several times daily using a handheld digital thermometer (Fisherbrand Traceable Platinum Ultra-Accurate Digital Thermometer, accuracy = ± 0.05 °C, resolution = 0.001 °C) and a portable multiparameter meter (Thermo Scientific Orion Star A series A325). A pH probe (Mettler Toledo InLab Expert Pro pH probe #51343101; accuracy = ± 0.2 mV, resolution = 0.1 mV) and conductivity probe (Orion DuraProbe 4-Electrode Conductivity Cell Model 013010MD; accuracy = 0.5% of psu reading, resolution = 0.01 psu) were used with the Orion A Star meter. To ensure pH (total scale) measurement quality, a tris standard (Dickson Laboratory Tris Batch T27 Bottle 269, 236 and Batch T26 Bottle 198) was measured daily to assess mV as a function of temperature.</w:t>
      </w:r>
    </w:p>
    <w:p w14:paraId="185760D6" w14:textId="77777777" w:rsidR="00324268" w:rsidRDefault="00324268" w:rsidP="00324268">
      <w:pPr>
        <w:widowControl w:val="0"/>
        <w:pBdr>
          <w:top w:val="nil"/>
          <w:left w:val="nil"/>
          <w:bottom w:val="nil"/>
          <w:right w:val="nil"/>
          <w:between w:val="nil"/>
        </w:pBdr>
      </w:pPr>
    </w:p>
    <w:p w14:paraId="6B2ABA7F" w14:textId="77777777" w:rsidR="00324268" w:rsidRDefault="00324268" w:rsidP="00324268">
      <w:pPr>
        <w:widowControl w:val="0"/>
        <w:pBdr>
          <w:top w:val="nil"/>
          <w:left w:val="nil"/>
          <w:bottom w:val="nil"/>
          <w:right w:val="nil"/>
          <w:between w:val="nil"/>
        </w:pBdr>
      </w:pPr>
      <w:r>
        <w:t>To determine carbonate chemistry of each tank, pH, temperature, and salinity measurements were taken daily (as described above; supplementary table S12). Twice a week, water samples were taken simultaneously to measure total alkalinity (TA). An automated titrator (Mettler Toledo T50) was used to titrate water samples with 0.1M hydrochloric acid (Dickson Laboratory Titrant A3, A14) and accuracy was determined using certified reference material (Dickson Laboratory CO2 CRM Batches 132, 137, 176). A non-linear, least-squares procedure of the Gran approach (SOP 3b (Dickson et al. 2007)) was used to calculate TA (µmol kg−1 seawater). Carbonate values were calculated with SEACARB(v3.0.11) (Gattuso et al. 2015) in R Studio.</w:t>
      </w:r>
    </w:p>
    <w:p w14:paraId="61418249" w14:textId="77777777" w:rsidR="00324268" w:rsidRDefault="00324268" w:rsidP="00324268">
      <w:pPr>
        <w:widowControl w:val="0"/>
        <w:pBdr>
          <w:top w:val="nil"/>
          <w:left w:val="nil"/>
          <w:bottom w:val="nil"/>
          <w:right w:val="nil"/>
          <w:between w:val="nil"/>
        </w:pBdr>
      </w:pPr>
    </w:p>
    <w:p w14:paraId="293016F1" w14:textId="77777777" w:rsidR="00324268" w:rsidRPr="00B60861" w:rsidRDefault="00324268" w:rsidP="00324268">
      <w:pPr>
        <w:widowControl w:val="0"/>
        <w:pBdr>
          <w:top w:val="nil"/>
          <w:left w:val="nil"/>
          <w:bottom w:val="nil"/>
          <w:right w:val="nil"/>
          <w:between w:val="nil"/>
        </w:pBdr>
        <w:rPr>
          <w:i/>
          <w:iCs/>
          <w:strike/>
          <w:rPrChange w:id="743" w:author="Erin Chille" w:date="2023-02-14T15:45:00Z">
            <w:rPr/>
          </w:rPrChange>
        </w:rPr>
      </w:pPr>
      <w:commentRangeStart w:id="744"/>
      <w:r w:rsidRPr="00B60861">
        <w:rPr>
          <w:i/>
          <w:iCs/>
          <w:strike/>
          <w:rPrChange w:id="745" w:author="Erin Chille" w:date="2023-02-14T15:45:00Z">
            <w:rPr/>
          </w:rPrChange>
        </w:rPr>
        <w:t>Mortality and Color Score</w:t>
      </w:r>
      <w:commentRangeEnd w:id="744"/>
      <w:r w:rsidR="00924A33" w:rsidRPr="00B60861">
        <w:rPr>
          <w:rStyle w:val="CommentReference"/>
          <w:strike/>
          <w:rPrChange w:id="746" w:author="Erin Chille" w:date="2023-02-14T15:45:00Z">
            <w:rPr>
              <w:rStyle w:val="CommentReference"/>
            </w:rPr>
          </w:rPrChange>
        </w:rPr>
        <w:commentReference w:id="744"/>
      </w:r>
    </w:p>
    <w:p w14:paraId="34ECEF06" w14:textId="77777777" w:rsidR="00324268" w:rsidRPr="00B60861" w:rsidRDefault="00324268" w:rsidP="00324268">
      <w:pPr>
        <w:widowControl w:val="0"/>
        <w:pBdr>
          <w:top w:val="nil"/>
          <w:left w:val="nil"/>
          <w:bottom w:val="nil"/>
          <w:right w:val="nil"/>
          <w:between w:val="nil"/>
        </w:pBdr>
        <w:rPr>
          <w:strike/>
          <w:rPrChange w:id="747" w:author="Erin Chille" w:date="2023-02-14T15:45:00Z">
            <w:rPr/>
          </w:rPrChange>
        </w:rPr>
      </w:pPr>
      <w:r w:rsidRPr="00B60861">
        <w:rPr>
          <w:strike/>
          <w:rPrChange w:id="748" w:author="Erin Chille" w:date="2023-02-14T15:45:00Z">
            <w:rPr/>
          </w:rPrChange>
        </w:rPr>
        <w:t xml:space="preserve">Survivorship was recorded daily and analyzed using a Cox proportional hazards regression model including Temperature and pCO2, with individual fragment ID assayed through time with the calls coxph and Surv in the package survival (Therneau 2020) (supplementary table S13). To </w:t>
      </w:r>
      <w:r w:rsidRPr="00B60861">
        <w:rPr>
          <w:strike/>
          <w:rPrChange w:id="749" w:author="Erin Chille" w:date="2023-02-14T15:45:00Z">
            <w:rPr/>
          </w:rPrChange>
        </w:rPr>
        <w:lastRenderedPageBreak/>
        <w:t xml:space="preserve">assess tissue color change over time, each fragment was photographed once a week for all 16 weeks with a red, blue, green color standard ruler. ImageJ (Schneider et al. 2012) was used to extract the mean blue, green, and red color score for each coral fragment and these values were normalized to the mean of the red, blue, and green color standards. The color score was quantified as PC 1 from principal component analysis (Edmunds et al. 2003) (PCA) and analyzed statistically using a repeated measures ANOVA with Type III Wald Chi Square test (lmer function in the lme4 package (Bates et al. 2015) in R), for the fixed factors of Temperature, pCO2, and Time, with individual fragment ID as the repeated measure (supplementary table S6). </w:t>
      </w:r>
    </w:p>
    <w:p w14:paraId="009A79FF" w14:textId="77777777" w:rsidR="00324268" w:rsidRDefault="00324268" w:rsidP="00324268">
      <w:pPr>
        <w:widowControl w:val="0"/>
        <w:pBdr>
          <w:top w:val="nil"/>
          <w:left w:val="nil"/>
          <w:bottom w:val="nil"/>
          <w:right w:val="nil"/>
          <w:between w:val="nil"/>
        </w:pBdr>
      </w:pPr>
    </w:p>
    <w:p w14:paraId="4146E3AF" w14:textId="77777777" w:rsidR="00324268" w:rsidRPr="00924A33" w:rsidRDefault="00324268" w:rsidP="00324268">
      <w:pPr>
        <w:widowControl w:val="0"/>
        <w:pBdr>
          <w:top w:val="nil"/>
          <w:left w:val="nil"/>
          <w:bottom w:val="nil"/>
          <w:right w:val="nil"/>
          <w:between w:val="nil"/>
        </w:pBdr>
        <w:rPr>
          <w:i/>
          <w:iCs/>
          <w:rPrChange w:id="750" w:author="Erin Chille" w:date="2023-02-14T15:42:00Z">
            <w:rPr/>
          </w:rPrChange>
        </w:rPr>
      </w:pPr>
      <w:r w:rsidRPr="00924A33">
        <w:rPr>
          <w:i/>
          <w:iCs/>
          <w:rPrChange w:id="751" w:author="Erin Chille" w:date="2023-02-14T15:42:00Z">
            <w:rPr/>
          </w:rPrChange>
        </w:rPr>
        <w:t>Coral samples used for RNA-Seq</w:t>
      </w:r>
    </w:p>
    <w:p w14:paraId="57998551" w14:textId="77777777" w:rsidR="00324268" w:rsidRDefault="00324268" w:rsidP="00324268">
      <w:pPr>
        <w:widowControl w:val="0"/>
        <w:pBdr>
          <w:top w:val="nil"/>
          <w:left w:val="nil"/>
          <w:bottom w:val="nil"/>
          <w:right w:val="nil"/>
          <w:between w:val="nil"/>
        </w:pBdr>
      </w:pPr>
      <w:r>
        <w:t xml:space="preserve">During the stress experiment 450 samples per species, were subjected to one of four treatment conditions. Half of the samples collected (225 per species) were used for a separate physiology experiment, the other half underwent DNA and RNA extraction (described below). During the course of the treatment the P. acuta corals severely bleached, resulting in the mortality of nubbins from the final timepoint (TP12; 16 weeks). No samples were therefore available for processing and this timepoint is absent from all P. acuta treatments. In addition, one P. acuta sample, from the HTHC treatment at timepoint 11 (12 weeks) failed during RNA extraction and processing; leaving two samples from this timepoint. For M. capitata, due to sample degradation, one sample for HTAC timepoint 1 (0hr) could not be sequenced and a sample from timepoint 4 (12hr) was sequenced in its place; there are now n=2 for M. capitata HTAC timepoint 1 and n=4 for timepoint 4. In total, 119 RNA-Seq samples from P. acuta and 132 from M. capitata were sequenced and analyzed in this study (supplementary tables S4 and S11). </w:t>
      </w:r>
    </w:p>
    <w:p w14:paraId="379C6A70" w14:textId="77777777" w:rsidR="00324268" w:rsidRDefault="00324268" w:rsidP="00324268">
      <w:pPr>
        <w:widowControl w:val="0"/>
        <w:pBdr>
          <w:top w:val="nil"/>
          <w:left w:val="nil"/>
          <w:bottom w:val="nil"/>
          <w:right w:val="nil"/>
          <w:between w:val="nil"/>
        </w:pBdr>
      </w:pPr>
    </w:p>
    <w:p w14:paraId="06AC27C1" w14:textId="77777777" w:rsidR="00324268" w:rsidRPr="00924A33" w:rsidRDefault="00324268" w:rsidP="00324268">
      <w:pPr>
        <w:widowControl w:val="0"/>
        <w:pBdr>
          <w:top w:val="nil"/>
          <w:left w:val="nil"/>
          <w:bottom w:val="nil"/>
          <w:right w:val="nil"/>
          <w:between w:val="nil"/>
        </w:pBdr>
        <w:rPr>
          <w:i/>
          <w:iCs/>
          <w:rPrChange w:id="752" w:author="Erin Chille" w:date="2023-02-14T15:42:00Z">
            <w:rPr/>
          </w:rPrChange>
        </w:rPr>
      </w:pPr>
      <w:commentRangeStart w:id="753"/>
      <w:r w:rsidRPr="00924A33">
        <w:rPr>
          <w:i/>
          <w:iCs/>
          <w:rPrChange w:id="754" w:author="Erin Chille" w:date="2023-02-14T15:42:00Z">
            <w:rPr/>
          </w:rPrChange>
        </w:rPr>
        <w:t>DNA and RNA Extractions</w:t>
      </w:r>
      <w:commentRangeEnd w:id="753"/>
      <w:r w:rsidR="00824902">
        <w:rPr>
          <w:rStyle w:val="CommentReference"/>
        </w:rPr>
        <w:commentReference w:id="753"/>
      </w:r>
    </w:p>
    <w:p w14:paraId="157DBB28" w14:textId="77777777" w:rsidR="00324268" w:rsidRDefault="00324268" w:rsidP="00324268">
      <w:pPr>
        <w:widowControl w:val="0"/>
        <w:pBdr>
          <w:top w:val="nil"/>
          <w:left w:val="nil"/>
          <w:bottom w:val="nil"/>
          <w:right w:val="nil"/>
          <w:between w:val="nil"/>
        </w:pBdr>
      </w:pPr>
      <w:r>
        <w:t xml:space="preserve">DNA and RNA were extracted simultaneously from the coral fragments that had been snap frozen and stored at -80 °C. A small piece was clipped off using clippers sterilized in 10% bleach, deionized water, isopropanol, and RNAse free water, and then placed in 2 mL microcentrifuge tube containing 0.5mm glass beads (Fisher Scientific Catalog. No 15-340-152) with 1000 μL of DNA/RNA shield. A two-step extraction protocol was used to extract RNA and DNA, with the first step as a “soft” homogenization to reduce shearing of RNA or DNA. Tubes were vortexed at high speed for 1 and 2 minutes for Pocillopora acuta and Montipora capitata fragments, respectively. The supernatant was removed and designated as the “soft extraction”. Second, 500 μL of DNA/RNA shield was added to the bead tubes and placed in a Qiagen TissueLyser for 1 minute at 20 Hz. The supernatant was removed and designated as the “hard extraction”. Subsequently, 300 μL of sample from both soft and hard homogenate was extracted with the Zymo Quick-DNA/RNA Miniprep Plus Kit Protocol with the following modifications. A first elution of 10 μL of warmed 10 mM Tris HCl was added to DNA columns for a 15-minute room temperature incubation and centrifuged at 16,000 rcf(g) for 30 seconds. A second elution of 100 μL of warmed 10 mM Tris HCl was added for a 5-minute incubation and centrifuged at 16,000 rcf(g) for 30 seconds. Only the second DNA elution, a higher quality portion of the </w:t>
      </w:r>
      <w:r>
        <w:lastRenderedPageBreak/>
        <w:t xml:space="preserve">sample, was kept for downstream analysis. Broad-range DNA and high-sensitivity RNA quantity (ng_μL) were measured with a ThermoFisher Qubit Fluorometer, DNA quality was assessed using gel electrophoresis, and RNA quality was measured with an Agilent TapeStation System. RNA-Seq samples were sequenced by GENEWIZ (https://www.genewiz.com) using the Illumina NovaSeq 6000 platform. DNA from the “soft” extract of a single P. acuta sample was send to DNA Link Sequencing Lab (https://www.dnalinkseqlab.com) for sequencing on their PacBio Sequal 2 and Illumina NovaSeq 6000 platforms. A whole M. capitata nubbin was frozen and shipped to Dovetail Genomics (https://dovetailgenomics.com) for processing using their Omni-C assay and workflow. </w:t>
      </w:r>
    </w:p>
    <w:p w14:paraId="1381AF2C" w14:textId="77777777" w:rsidR="00324268" w:rsidRDefault="00324268" w:rsidP="00324268">
      <w:pPr>
        <w:widowControl w:val="0"/>
        <w:pBdr>
          <w:top w:val="nil"/>
          <w:left w:val="nil"/>
          <w:bottom w:val="nil"/>
          <w:right w:val="nil"/>
          <w:between w:val="nil"/>
        </w:pBdr>
      </w:pPr>
    </w:p>
    <w:p w14:paraId="04FFA98E" w14:textId="513A0855" w:rsidR="00BB5FA7" w:rsidRPr="00195742" w:rsidRDefault="00BB5FA7" w:rsidP="00BB5FA7">
      <w:pPr>
        <w:widowControl w:val="0"/>
        <w:pBdr>
          <w:top w:val="nil"/>
          <w:left w:val="nil"/>
          <w:bottom w:val="nil"/>
          <w:right w:val="nil"/>
          <w:between w:val="nil"/>
        </w:pBdr>
        <w:rPr>
          <w:ins w:id="755" w:author="Erin Chille" w:date="2023-02-14T15:39:00Z"/>
          <w:bCs/>
          <w:i/>
          <w:iCs/>
          <w:lang w:val="en-US"/>
          <w:rPrChange w:id="756" w:author="Erin Chille" w:date="2023-02-14T15:42:00Z">
            <w:rPr>
              <w:ins w:id="757" w:author="Erin Chille" w:date="2023-02-14T15:39:00Z"/>
              <w:b/>
              <w:lang w:val="en-US"/>
            </w:rPr>
          </w:rPrChange>
        </w:rPr>
      </w:pPr>
      <w:commentRangeStart w:id="758"/>
      <w:ins w:id="759" w:author="Erin Chille" w:date="2023-02-14T15:39:00Z">
        <w:r w:rsidRPr="00974DF1">
          <w:rPr>
            <w:bCs/>
            <w:i/>
            <w:iCs/>
            <w:highlight w:val="yellow"/>
            <w:lang w:val="en-US"/>
            <w:rPrChange w:id="760" w:author="Erin Chille" w:date="2023-02-14T15:46:00Z">
              <w:rPr>
                <w:b/>
                <w:lang w:val="en-US"/>
              </w:rPr>
            </w:rPrChange>
          </w:rPr>
          <w:t>RNA-Seq read processing</w:t>
        </w:r>
      </w:ins>
      <w:commentRangeEnd w:id="758"/>
      <w:ins w:id="761" w:author="Erin Chille" w:date="2023-02-14T15:45:00Z">
        <w:r w:rsidR="00974DF1" w:rsidRPr="00974DF1">
          <w:rPr>
            <w:rStyle w:val="CommentReference"/>
            <w:highlight w:val="yellow"/>
            <w:rPrChange w:id="762" w:author="Erin Chille" w:date="2023-02-14T15:46:00Z">
              <w:rPr>
                <w:rStyle w:val="CommentReference"/>
              </w:rPr>
            </w:rPrChange>
          </w:rPr>
          <w:commentReference w:id="758"/>
        </w:r>
      </w:ins>
    </w:p>
    <w:p w14:paraId="4474FFA2" w14:textId="5D208D2E" w:rsidR="00BB5FA7" w:rsidRPr="00BB5FA7" w:rsidRDefault="00BB5FA7" w:rsidP="00BB5FA7">
      <w:pPr>
        <w:widowControl w:val="0"/>
        <w:pBdr>
          <w:top w:val="nil"/>
          <w:left w:val="nil"/>
          <w:bottom w:val="nil"/>
          <w:right w:val="nil"/>
          <w:between w:val="nil"/>
        </w:pBdr>
        <w:rPr>
          <w:ins w:id="763" w:author="Erin Chille" w:date="2023-02-14T15:39:00Z"/>
          <w:lang w:val="en-US"/>
        </w:rPr>
      </w:pPr>
      <w:ins w:id="764" w:author="Erin Chille" w:date="2023-02-14T15:39:00Z">
        <w:r w:rsidRPr="00BB5FA7">
          <w:rPr>
            <w:lang w:val="en-US"/>
          </w:rPr>
          <w:t>Adapters and low-quality regions were trimmed from the RNA-Seq data generated in this study using Cutadapt</w:t>
        </w:r>
      </w:ins>
      <w:ins w:id="765" w:author="Erin Chille" w:date="2023-02-14T15:48:00Z">
        <w:r w:rsidR="006D5218">
          <w:rPr>
            <w:lang w:val="en-US"/>
          </w:rPr>
          <w:fldChar w:fldCharType="begin" w:fldLock="1"/>
        </w:r>
        <w:r w:rsidR="006D5218">
          <w:rPr>
            <w:lang w:val="en-US"/>
          </w:rPr>
          <w:instrText>ADDIN paperpile_citation &lt;clusterId&gt;R227F575B865Y558&lt;/clusterId&gt;&lt;metadata&gt;&lt;citation&gt;&lt;id&gt;46082c41-d713-48e1-855c-fc685703ba74&lt;/id&gt;&lt;/citation&gt;&lt;/metadata&gt;&lt;data&gt;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&lt;/data&gt; \* MERGEFORMAT</w:instrText>
        </w:r>
      </w:ins>
      <w:r w:rsidR="006D5218">
        <w:rPr>
          <w:lang w:val="en-US"/>
        </w:rPr>
        <w:fldChar w:fldCharType="separate"/>
      </w:r>
      <w:ins w:id="766" w:author="Erin Chille" w:date="2023-02-15T12:02:00Z">
        <w:r w:rsidR="002E0032" w:rsidRPr="002E0032">
          <w:rPr>
            <w:noProof/>
            <w:vertAlign w:val="superscript"/>
            <w:lang w:val="en-US"/>
          </w:rPr>
          <w:t>14</w:t>
        </w:r>
      </w:ins>
      <w:ins w:id="767" w:author="Erin Chille" w:date="2023-02-14T15:48:00Z">
        <w:r w:rsidR="006D5218">
          <w:rPr>
            <w:lang w:val="en-US"/>
          </w:rPr>
          <w:fldChar w:fldCharType="end"/>
        </w:r>
      </w:ins>
      <w:ins w:id="768" w:author="Erin Chille" w:date="2023-02-14T15:39:00Z">
        <w:r w:rsidRPr="00BB5FA7">
          <w:rPr>
            <w:lang w:val="en-US"/>
          </w:rPr>
          <w:t xml:space="preserve"> v2.9 (--nextseq-trim 10 --minimum-length 25 -a AGATCGGAAGAGCACACGTCTGAACTCCAGTCAC -A AGATCGGAAGAGCGTCGTGTAGGGAAAGAGTGTA; </w:t>
        </w:r>
      </w:ins>
      <w:commentRangeStart w:id="769"/>
      <w:ins w:id="770" w:author="Erin Chille" w:date="2023-02-14T16:04:00Z">
        <w:r w:rsidR="00625407" w:rsidRPr="00ED3F1B">
          <w:rPr>
            <w:iCs/>
            <w:highlight w:val="yellow"/>
            <w:lang w:val="en-US"/>
            <w:rPrChange w:id="771" w:author="Erin Chille" w:date="2023-02-14T16:04:00Z">
              <w:rPr>
                <w:iCs/>
                <w:lang w:val="en-US"/>
              </w:rPr>
            </w:rPrChange>
          </w:rPr>
          <w:t>T</w:t>
        </w:r>
      </w:ins>
      <w:ins w:id="772" w:author="Erin Chille" w:date="2023-02-14T15:39:00Z">
        <w:r w:rsidRPr="00ED3F1B">
          <w:rPr>
            <w:iCs/>
            <w:highlight w:val="yellow"/>
            <w:lang w:val="en-US"/>
            <w:rPrChange w:id="773" w:author="Erin Chille" w:date="2023-02-14T16:04:00Z">
              <w:rPr>
                <w:iCs/>
                <w:lang w:val="en-US"/>
              </w:rPr>
            </w:rPrChange>
          </w:rPr>
          <w:t>able</w:t>
        </w:r>
        <w:r w:rsidRPr="00ED3F1B">
          <w:rPr>
            <w:highlight w:val="yellow"/>
            <w:lang w:val="en-US"/>
            <w:rPrChange w:id="774" w:author="Erin Chille" w:date="2023-02-14T16:04:00Z">
              <w:rPr>
                <w:lang w:val="en-US"/>
              </w:rPr>
            </w:rPrChange>
          </w:rPr>
          <w:t xml:space="preserve"> S</w:t>
        </w:r>
      </w:ins>
      <w:ins w:id="775" w:author="Erin Chille" w:date="2023-02-14T16:04:00Z">
        <w:r w:rsidR="00625407" w:rsidRPr="00ED3F1B">
          <w:rPr>
            <w:highlight w:val="yellow"/>
            <w:lang w:val="en-US"/>
            <w:rPrChange w:id="776" w:author="Erin Chille" w:date="2023-02-14T16:04:00Z">
              <w:rPr>
                <w:lang w:val="en-US"/>
              </w:rPr>
            </w:rPrChange>
          </w:rPr>
          <w:t>X</w:t>
        </w:r>
        <w:commentRangeEnd w:id="769"/>
        <w:r w:rsidR="00ED3F1B" w:rsidRPr="00ED3F1B">
          <w:rPr>
            <w:rStyle w:val="CommentReference"/>
            <w:highlight w:val="yellow"/>
            <w:rPrChange w:id="777" w:author="Erin Chille" w:date="2023-02-14T16:04:00Z">
              <w:rPr>
                <w:rStyle w:val="CommentReference"/>
              </w:rPr>
            </w:rPrChange>
          </w:rPr>
          <w:commentReference w:id="769"/>
        </w:r>
      </w:ins>
      <w:ins w:id="778" w:author="Erin Chille" w:date="2023-02-14T15:39:00Z">
        <w:r w:rsidRPr="00BB5FA7">
          <w:rPr>
            <w:lang w:val="en-US"/>
          </w:rPr>
          <w:t xml:space="preserve">). A second round of trimming with Cutadapt, using the output from the first round, was used to remove poly-G regions from the 5′-ends of the second read in each pair (-G G(20) -e 0.0 -n 10 --minimum-length 25). Read quality was assessed at each stage using FastQC v0.11.7 (default parameters; </w:t>
        </w:r>
        <w:r w:rsidRPr="00BB5FA7">
          <w:rPr>
            <w:lang w:val="en-US"/>
          </w:rPr>
          <w:fldChar w:fldCharType="begin"/>
        </w:r>
        <w:r w:rsidRPr="00BB5FA7">
          <w:rPr>
            <w:lang w:val="en-US"/>
          </w:rPr>
          <w:instrText>HYPERLINK "http://www.bioinformatics.babraham.ac.uk/projects/fastqc/"</w:instrText>
        </w:r>
        <w:r w:rsidRPr="00BB5FA7">
          <w:rPr>
            <w:lang w:val="en-US"/>
          </w:rPr>
        </w:r>
        <w:r w:rsidRPr="00BB5FA7">
          <w:rPr>
            <w:lang w:val="en-US"/>
          </w:rPr>
          <w:fldChar w:fldCharType="separate"/>
        </w:r>
        <w:r w:rsidRPr="00BB5FA7">
          <w:rPr>
            <w:rStyle w:val="Hyperlink"/>
            <w:lang w:val="en-US"/>
          </w:rPr>
          <w:t>http://www.bioinformatics.babraham.ac.uk/projects/fastqc/</w:t>
        </w:r>
        <w:r w:rsidRPr="00BB5FA7">
          <w:fldChar w:fldCharType="end"/>
        </w:r>
        <w:r w:rsidRPr="00BB5FA7">
          <w:rPr>
            <w:lang w:val="en-US"/>
          </w:rPr>
          <w:t>) and MultiQC</w:t>
        </w:r>
      </w:ins>
      <w:ins w:id="779" w:author="Erin Chille" w:date="2023-02-14T15:47:00Z">
        <w:r w:rsidR="000061FA">
          <w:rPr>
            <w:lang w:val="en-US"/>
          </w:rPr>
          <w:fldChar w:fldCharType="begin" w:fldLock="1"/>
        </w:r>
        <w:r w:rsidR="000061FA">
          <w:rPr>
            <w:lang w:val="en-US"/>
          </w:rPr>
          <w:instrText>ADDIN paperpile_citation &lt;clusterId&gt;J527X875M365Q988&lt;/clusterId&gt;&lt;metadata&gt;&lt;citation&gt;&lt;id&gt;1b852db4-2afb-487b-85ce-bf08572e07f5&lt;/id&gt;&lt;/citation&gt;&lt;/metadata&gt;&lt;data&gt;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&lt;/data&gt; \* MERGEFORMAT</w:instrText>
        </w:r>
      </w:ins>
      <w:r w:rsidR="000061FA">
        <w:rPr>
          <w:lang w:val="en-US"/>
        </w:rPr>
        <w:fldChar w:fldCharType="separate"/>
      </w:r>
      <w:ins w:id="780" w:author="Erin Chille" w:date="2023-02-14T15:48:00Z">
        <w:r w:rsidR="006D5218" w:rsidRPr="006D5218">
          <w:rPr>
            <w:noProof/>
            <w:vertAlign w:val="superscript"/>
            <w:lang w:val="en-US"/>
          </w:rPr>
          <w:t>13</w:t>
        </w:r>
      </w:ins>
      <w:ins w:id="781" w:author="Erin Chille" w:date="2023-02-14T15:47:00Z">
        <w:r w:rsidR="000061FA">
          <w:rPr>
            <w:lang w:val="en-US"/>
          </w:rPr>
          <w:fldChar w:fldCharType="end"/>
        </w:r>
      </w:ins>
      <w:ins w:id="782" w:author="Erin Chille" w:date="2023-02-14T15:39:00Z">
        <w:r w:rsidRPr="00BB5FA7">
          <w:rPr>
            <w:lang w:val="en-US"/>
          </w:rPr>
          <w:t xml:space="preserve"> v1.9.</w:t>
        </w:r>
      </w:ins>
    </w:p>
    <w:p w14:paraId="577FBA53" w14:textId="77777777" w:rsidR="00BB5FA7" w:rsidRPr="00BB5FA7" w:rsidRDefault="00BB5FA7" w:rsidP="00BB5FA7">
      <w:pPr>
        <w:widowControl w:val="0"/>
        <w:pBdr>
          <w:top w:val="nil"/>
          <w:left w:val="nil"/>
          <w:bottom w:val="nil"/>
          <w:right w:val="nil"/>
          <w:between w:val="nil"/>
        </w:pBdr>
        <w:rPr>
          <w:ins w:id="783" w:author="Erin Chille" w:date="2023-02-14T15:39:00Z"/>
          <w:b/>
          <w:lang w:val="en-US"/>
        </w:rPr>
      </w:pPr>
    </w:p>
    <w:p w14:paraId="5A1BDF23" w14:textId="77777777" w:rsidR="00BB5FA7" w:rsidRPr="00BB5FA7" w:rsidRDefault="00BB5FA7" w:rsidP="00BB5FA7">
      <w:pPr>
        <w:widowControl w:val="0"/>
        <w:pBdr>
          <w:top w:val="nil"/>
          <w:left w:val="nil"/>
          <w:bottom w:val="nil"/>
          <w:right w:val="nil"/>
          <w:between w:val="nil"/>
        </w:pBdr>
        <w:rPr>
          <w:ins w:id="784" w:author="Erin Chille" w:date="2023-02-14T15:39:00Z"/>
          <w:bCs/>
          <w:i/>
          <w:iCs/>
          <w:lang w:val="en-US"/>
        </w:rPr>
      </w:pPr>
      <w:ins w:id="785" w:author="Erin Chille" w:date="2023-02-14T15:39:00Z">
        <w:r w:rsidRPr="00BB5FA7">
          <w:rPr>
            <w:bCs/>
            <w:i/>
            <w:iCs/>
            <w:lang w:val="en-US"/>
          </w:rPr>
          <w:t>Quantification of gene expression</w:t>
        </w:r>
      </w:ins>
    </w:p>
    <w:p w14:paraId="7A4C2B83" w14:textId="3B4335B6" w:rsidR="00BB5FA7" w:rsidRPr="00BB5FA7" w:rsidRDefault="00BB5FA7" w:rsidP="00BB5FA7">
      <w:pPr>
        <w:widowControl w:val="0"/>
        <w:pBdr>
          <w:top w:val="nil"/>
          <w:left w:val="nil"/>
          <w:bottom w:val="nil"/>
          <w:right w:val="nil"/>
          <w:between w:val="nil"/>
        </w:pBdr>
        <w:rPr>
          <w:ins w:id="786" w:author="Erin Chille" w:date="2023-02-14T15:39:00Z"/>
          <w:lang w:val="en-US"/>
        </w:rPr>
      </w:pPr>
      <w:ins w:id="787" w:author="Erin Chille" w:date="2023-02-14T15:39:00Z">
        <w:r w:rsidRPr="00BB5FA7">
          <w:rPr>
            <w:lang w:val="en-US"/>
          </w:rPr>
          <w:t xml:space="preserve">Expression of predicted protein-coding genes from the </w:t>
        </w:r>
        <w:r w:rsidRPr="00BB5FA7">
          <w:rPr>
            <w:i/>
            <w:iCs/>
            <w:lang w:val="en-US"/>
          </w:rPr>
          <w:t>M. capitata</w:t>
        </w:r>
        <w:r w:rsidRPr="00BB5FA7">
          <w:rPr>
            <w:lang w:val="en-US"/>
          </w:rPr>
          <w:t xml:space="preserve"> (Version 3; </w:t>
        </w:r>
        <w:r w:rsidRPr="00BB5FA7">
          <w:rPr>
            <w:lang w:val="en-US"/>
          </w:rPr>
          <w:fldChar w:fldCharType="begin"/>
        </w:r>
        <w:r w:rsidRPr="00BB5FA7">
          <w:rPr>
            <w:lang w:val="en-US"/>
          </w:rPr>
          <w:instrText>HYPERLINK "http://cyanophora.rutgers.edu/montipora/"</w:instrText>
        </w:r>
        <w:r w:rsidRPr="00BB5FA7">
          <w:rPr>
            <w:lang w:val="en-US"/>
          </w:rPr>
        </w:r>
        <w:r w:rsidRPr="00BB5FA7">
          <w:rPr>
            <w:lang w:val="en-US"/>
          </w:rPr>
          <w:fldChar w:fldCharType="separate"/>
        </w:r>
        <w:r w:rsidRPr="00BB5FA7">
          <w:rPr>
            <w:rStyle w:val="Hyperlink"/>
            <w:lang w:val="en-US"/>
          </w:rPr>
          <w:t>http://cyanophora.rutgers.edu/montipora/</w:t>
        </w:r>
        <w:r w:rsidRPr="00BB5FA7">
          <w:fldChar w:fldCharType="end"/>
        </w:r>
        <w:r w:rsidRPr="00BB5FA7">
          <w:rPr>
            <w:lang w:val="en-US"/>
          </w:rPr>
          <w:t xml:space="preserve">) and </w:t>
        </w:r>
        <w:r w:rsidRPr="00BB5FA7">
          <w:rPr>
            <w:i/>
            <w:iCs/>
            <w:lang w:val="en-US"/>
          </w:rPr>
          <w:t>P. acuta</w:t>
        </w:r>
        <w:r w:rsidRPr="00BB5FA7">
          <w:rPr>
            <w:lang w:val="en-US"/>
          </w:rPr>
          <w:t xml:space="preserve"> (Version 2; </w:t>
        </w:r>
        <w:r w:rsidRPr="00BB5FA7">
          <w:rPr>
            <w:lang w:val="en-US"/>
          </w:rPr>
          <w:fldChar w:fldCharType="begin"/>
        </w:r>
        <w:r w:rsidRPr="00BB5FA7">
          <w:rPr>
            <w:lang w:val="en-US"/>
          </w:rPr>
          <w:instrText>HYPERLINK "http://cyanophora.rutgers.edu/Pocillopora_acuta/"</w:instrText>
        </w:r>
        <w:r w:rsidRPr="00BB5FA7">
          <w:rPr>
            <w:lang w:val="en-US"/>
          </w:rPr>
        </w:r>
        <w:r w:rsidRPr="00BB5FA7">
          <w:rPr>
            <w:lang w:val="en-US"/>
          </w:rPr>
          <w:fldChar w:fldCharType="separate"/>
        </w:r>
        <w:r w:rsidRPr="00BB5FA7">
          <w:rPr>
            <w:rStyle w:val="Hyperlink"/>
            <w:lang w:val="en-US"/>
          </w:rPr>
          <w:t>http://cyanophora.rutgers.edu/Pocillopora_acuta/</w:t>
        </w:r>
        <w:r w:rsidRPr="00BB5FA7">
          <w:fldChar w:fldCharType="end"/>
        </w:r>
        <w:r w:rsidRPr="00BB5FA7">
          <w:rPr>
            <w:lang w:val="en-US"/>
          </w:rPr>
          <w:t>) reference genomes</w:t>
        </w:r>
      </w:ins>
      <w:ins w:id="788" w:author="Erin Chille" w:date="2023-02-14T15:47:00Z">
        <w:r w:rsidR="006B77EE">
          <w:rPr>
            <w:lang w:val="en-US"/>
          </w:rPr>
          <w:fldChar w:fldCharType="begin" w:fldLock="1"/>
        </w:r>
        <w:r w:rsidR="006B77EE">
          <w:rPr>
            <w:lang w:val="en-US"/>
          </w:rPr>
          <w:instrText>ADDIN paperpile_citation &lt;clusterId&gt;G129N177J557H252&lt;/clusterId&gt;&lt;metadata&gt;&lt;citation&gt;&lt;id&gt;78943ace-d9d6-464c-8a17-d6c7585f3cd4&lt;/id&gt;&lt;/citation&gt;&lt;/metadata&gt;&lt;data&gt;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&lt;/data&gt; \* MERGEFORMAT</w:instrText>
        </w:r>
      </w:ins>
      <w:r w:rsidR="006B77EE">
        <w:rPr>
          <w:lang w:val="en-US"/>
        </w:rPr>
        <w:fldChar w:fldCharType="separate"/>
      </w:r>
      <w:ins w:id="789" w:author="Erin Chille" w:date="2023-02-15T12:02:00Z">
        <w:r w:rsidR="002E0032" w:rsidRPr="002E0032">
          <w:rPr>
            <w:noProof/>
            <w:vertAlign w:val="superscript"/>
            <w:lang w:val="en-US"/>
          </w:rPr>
          <w:t>15</w:t>
        </w:r>
      </w:ins>
      <w:ins w:id="790" w:author="Erin Chille" w:date="2023-02-14T15:47:00Z">
        <w:r w:rsidR="006B77EE">
          <w:rPr>
            <w:lang w:val="en-US"/>
          </w:rPr>
          <w:fldChar w:fldCharType="end"/>
        </w:r>
      </w:ins>
      <w:ins w:id="791" w:author="Erin Chille" w:date="2023-02-14T15:39:00Z">
        <w:r w:rsidRPr="00BB5FA7">
          <w:rPr>
            <w:lang w:val="en-US"/>
          </w:rPr>
          <w:t xml:space="preserve"> were quantified for each sample using Salmon</w:t>
        </w:r>
      </w:ins>
      <w:ins w:id="792" w:author="Erin Chille" w:date="2023-02-14T15:47:00Z">
        <w:r w:rsidR="006B77EE">
          <w:rPr>
            <w:lang w:val="en-US"/>
          </w:rPr>
          <w:fldChar w:fldCharType="begin" w:fldLock="1"/>
        </w:r>
        <w:r w:rsidR="000061FA">
          <w:rPr>
            <w:lang w:val="en-US"/>
          </w:rPr>
          <w:instrText>ADDIN paperpile_citation &lt;clusterId&gt;O489C749R221W842&lt;/clusterId&gt;&lt;metadata&gt;&lt;citation&gt;&lt;id&gt;cb128576-86bf-4bd2-8467-949187f6e099&lt;/id&gt;&lt;/citation&gt;&lt;/metadata&gt;&lt;data&gt;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&lt;/data&gt; \* MERGEFORMAT</w:instrText>
        </w:r>
      </w:ins>
      <w:r w:rsidR="006B77EE">
        <w:rPr>
          <w:lang w:val="en-US"/>
        </w:rPr>
        <w:fldChar w:fldCharType="separate"/>
      </w:r>
      <w:ins w:id="793" w:author="Erin Chille" w:date="2023-02-14T15:48:00Z">
        <w:r w:rsidR="006D5218" w:rsidRPr="006D5218">
          <w:rPr>
            <w:noProof/>
            <w:vertAlign w:val="superscript"/>
            <w:lang w:val="en-US"/>
          </w:rPr>
          <w:t>14</w:t>
        </w:r>
      </w:ins>
      <w:ins w:id="794" w:author="Erin Chille" w:date="2023-02-14T15:47:00Z">
        <w:r w:rsidR="006B77EE">
          <w:rPr>
            <w:lang w:val="en-US"/>
          </w:rPr>
          <w:fldChar w:fldCharType="end"/>
        </w:r>
      </w:ins>
      <w:ins w:id="795" w:author="Erin Chille" w:date="2023-02-14T15:39:00Z">
        <w:r w:rsidRPr="00BB5FA7">
          <w:rPr>
            <w:lang w:val="en-US"/>
          </w:rPr>
          <w:t xml:space="preserve"> v1.6.0 (--validateMappings --seqBias --gcBias --libType ISR) with the associated reference genomes used as decoys during index building. The Salmon read mapping rate of each sample is presented in </w:t>
        </w:r>
        <w:commentRangeStart w:id="796"/>
        <w:r w:rsidRPr="001728C1">
          <w:rPr>
            <w:highlight w:val="yellow"/>
            <w:lang w:val="en-US"/>
            <w:rPrChange w:id="797" w:author="Erin Chille" w:date="2023-02-14T15:56:00Z">
              <w:rPr>
                <w:lang w:val="en-US"/>
              </w:rPr>
            </w:rPrChange>
          </w:rPr>
          <w:t>supplementary</w:t>
        </w:r>
        <w:r w:rsidRPr="001728C1">
          <w:rPr>
            <w:iCs/>
            <w:highlight w:val="yellow"/>
            <w:lang w:val="en-US"/>
            <w:rPrChange w:id="798" w:author="Erin Chille" w:date="2023-02-14T15:56:00Z">
              <w:rPr>
                <w:iCs/>
                <w:lang w:val="en-US"/>
              </w:rPr>
            </w:rPrChange>
          </w:rPr>
          <w:t xml:space="preserve"> table</w:t>
        </w:r>
        <w:r w:rsidRPr="001728C1">
          <w:rPr>
            <w:highlight w:val="yellow"/>
            <w:lang w:val="en-US"/>
            <w:rPrChange w:id="799" w:author="Erin Chille" w:date="2023-02-14T15:56:00Z">
              <w:rPr>
                <w:lang w:val="en-US"/>
              </w:rPr>
            </w:rPrChange>
          </w:rPr>
          <w:t xml:space="preserve"> S</w:t>
        </w:r>
      </w:ins>
      <w:ins w:id="800" w:author="Erin Chille" w:date="2023-02-14T15:56:00Z">
        <w:r w:rsidR="001728C1" w:rsidRPr="001728C1">
          <w:rPr>
            <w:highlight w:val="yellow"/>
            <w:lang w:val="en-US"/>
            <w:rPrChange w:id="801" w:author="Erin Chille" w:date="2023-02-14T15:57:00Z">
              <w:rPr>
                <w:lang w:val="en-US"/>
              </w:rPr>
            </w:rPrChange>
          </w:rPr>
          <w:t>X</w:t>
        </w:r>
      </w:ins>
      <w:commentRangeEnd w:id="796"/>
      <w:ins w:id="802" w:author="Erin Chille" w:date="2023-02-14T15:57:00Z">
        <w:r w:rsidR="00CA2631">
          <w:rPr>
            <w:rStyle w:val="CommentReference"/>
          </w:rPr>
          <w:commentReference w:id="796"/>
        </w:r>
      </w:ins>
      <w:ins w:id="803" w:author="Erin Chille" w:date="2023-02-14T15:39:00Z">
        <w:r w:rsidRPr="00BB5FA7">
          <w:rPr>
            <w:lang w:val="en-US"/>
          </w:rPr>
          <w:t>.</w:t>
        </w:r>
      </w:ins>
    </w:p>
    <w:p w14:paraId="7129E2F4" w14:textId="471E6AE1" w:rsidR="00324268" w:rsidDel="00E62635" w:rsidRDefault="00324268" w:rsidP="00324268">
      <w:pPr>
        <w:widowControl w:val="0"/>
        <w:pBdr>
          <w:top w:val="nil"/>
          <w:left w:val="nil"/>
          <w:bottom w:val="nil"/>
          <w:right w:val="nil"/>
          <w:between w:val="nil"/>
        </w:pBdr>
        <w:rPr>
          <w:del w:id="804" w:author="Erin Chille" w:date="2023-02-14T15:35:00Z"/>
        </w:rPr>
      </w:pPr>
      <w:del w:id="805" w:author="Erin Chille" w:date="2023-02-14T15:35:00Z">
        <w:r w:rsidDel="00C40558">
          <w:delText>Internal Transcribed Spacer 2 Sequencing</w:delText>
        </w:r>
      </w:del>
    </w:p>
    <w:p w14:paraId="6EF49EC7" w14:textId="2A95287B" w:rsidR="00324268" w:rsidDel="00195742" w:rsidRDefault="00324268" w:rsidP="00324268">
      <w:pPr>
        <w:widowControl w:val="0"/>
        <w:pBdr>
          <w:top w:val="nil"/>
          <w:left w:val="nil"/>
          <w:bottom w:val="nil"/>
          <w:right w:val="nil"/>
          <w:between w:val="nil"/>
        </w:pBdr>
        <w:rPr>
          <w:del w:id="806" w:author="Erin Chille" w:date="2023-02-14T15:35:00Z"/>
        </w:rPr>
      </w:pPr>
      <w:del w:id="807" w:author="Erin Chille" w:date="2023-02-14T15:35:00Z">
        <w:r w:rsidDel="00C40558">
          <w:delText xml:space="preserve">“Hard” DNA was diluted to 3.33 ng/uL and 3 uL (10 ng total) was added to a master mix solution containing 50 uL 2X Phusion HiFi Mastermix (Thermo Scientific F531s), 46 μL of DNase/RNase free water, and 2 μL each of 10 uM Forward (GAATTGCAGAACTCCGTG) and 10 uM Reverse (GGGATCCATATGCTTAAGTTCAGCGGGT) ITS2 Primers (Lajeunesse and Trench 2000). Samples were run in three 33 uL replicates (3.33 ng in each replicate) in a polymerase chain reaction (PCR) under the following conditions: 3 minutes at 95 °C, then 35 cycles of 30 seconds at 95 °C, 30 seconds at 52 °C, and 30 seconds at 72 °C, followed by 2 minutes at 72 °C and held indefinitely at 4 °C. Triplicate PCR products were pooled, run on a 2% agarose gel to confirm ~300 bp fragment length, and stored at -20 °C. 45 μL of PCR product was sequenced at the University of Rhode Island Sequencing center (URI GSC). URI GSC performed a second amplification to attach Nextra indices and adapters (5-10 PCR cycles) and amplicons were cleaned with Ampure XP beads. Products were visualized using gel electrophoresis and quantified with qPCR before sequencing as paired-end with 300 cycles double check with HP for each read pair on a Illumina MiSeq. Sequences were identified to “Type Profile” using SymPortal (Hume et al. 2019). </w:delText>
        </w:r>
      </w:del>
    </w:p>
    <w:p w14:paraId="373EAF68" w14:textId="64A9093E" w:rsidR="00195742" w:rsidRDefault="00195742" w:rsidP="00324268">
      <w:pPr>
        <w:widowControl w:val="0"/>
        <w:pBdr>
          <w:top w:val="nil"/>
          <w:left w:val="nil"/>
          <w:bottom w:val="nil"/>
          <w:right w:val="nil"/>
          <w:between w:val="nil"/>
        </w:pBdr>
        <w:rPr>
          <w:ins w:id="808" w:author="Erin Chille" w:date="2023-02-14T15:42:00Z"/>
        </w:rPr>
      </w:pPr>
    </w:p>
    <w:p w14:paraId="43D46D1C" w14:textId="5B2E4F5A" w:rsidR="00195742" w:rsidRDefault="008227F7" w:rsidP="00324268">
      <w:pPr>
        <w:widowControl w:val="0"/>
        <w:pBdr>
          <w:top w:val="nil"/>
          <w:left w:val="nil"/>
          <w:bottom w:val="nil"/>
          <w:right w:val="nil"/>
          <w:between w:val="nil"/>
        </w:pBdr>
        <w:rPr>
          <w:ins w:id="809" w:author="Erin Chille" w:date="2023-02-14T15:43:00Z"/>
        </w:rPr>
      </w:pPr>
      <w:ins w:id="810" w:author="Erin Chille" w:date="2023-02-14T15:43:00Z">
        <w:r>
          <w:rPr>
            <w:i/>
            <w:iCs/>
          </w:rPr>
          <w:t>Assessment of global gene expression</w:t>
        </w:r>
      </w:ins>
    </w:p>
    <w:p w14:paraId="6AF08CC7" w14:textId="2955983E" w:rsidR="008227F7" w:rsidRDefault="008227F7" w:rsidP="00324268">
      <w:pPr>
        <w:widowControl w:val="0"/>
        <w:pBdr>
          <w:top w:val="nil"/>
          <w:left w:val="nil"/>
          <w:bottom w:val="nil"/>
          <w:right w:val="nil"/>
          <w:between w:val="nil"/>
        </w:pBdr>
        <w:rPr>
          <w:ins w:id="811" w:author="Erin Chille" w:date="2023-02-14T15:43:00Z"/>
        </w:rPr>
      </w:pPr>
    </w:p>
    <w:p w14:paraId="53BE565E" w14:textId="08527D4F" w:rsidR="008227F7" w:rsidRDefault="00BD2D78" w:rsidP="00324268">
      <w:pPr>
        <w:widowControl w:val="0"/>
        <w:pBdr>
          <w:top w:val="nil"/>
          <w:left w:val="nil"/>
          <w:bottom w:val="nil"/>
          <w:right w:val="nil"/>
          <w:between w:val="nil"/>
        </w:pBdr>
        <w:rPr>
          <w:ins w:id="812" w:author="Erin Chille" w:date="2023-02-14T15:43:00Z"/>
        </w:rPr>
      </w:pPr>
      <w:ins w:id="813" w:author="Erin Chille" w:date="2023-02-14T15:43:00Z">
        <w:r>
          <w:rPr>
            <w:i/>
            <w:iCs/>
          </w:rPr>
          <w:t xml:space="preserve">Differential gene expression </w:t>
        </w:r>
      </w:ins>
      <w:ins w:id="814" w:author="Erin Chille" w:date="2023-02-14T15:44:00Z">
        <w:r>
          <w:rPr>
            <w:i/>
            <w:iCs/>
          </w:rPr>
          <w:t>analysis</w:t>
        </w:r>
      </w:ins>
    </w:p>
    <w:p w14:paraId="4A096579" w14:textId="6586B82F" w:rsidR="00BD2D78" w:rsidRDefault="00BD2D78" w:rsidP="00324268">
      <w:pPr>
        <w:widowControl w:val="0"/>
        <w:pBdr>
          <w:top w:val="nil"/>
          <w:left w:val="nil"/>
          <w:bottom w:val="nil"/>
          <w:right w:val="nil"/>
          <w:between w:val="nil"/>
        </w:pBdr>
        <w:rPr>
          <w:ins w:id="815" w:author="Erin Chille" w:date="2023-02-14T15:43:00Z"/>
        </w:rPr>
      </w:pPr>
    </w:p>
    <w:p w14:paraId="7C54CC1F" w14:textId="377535B4" w:rsidR="00BD2D78" w:rsidRPr="00BD2D78" w:rsidRDefault="00BD2D78" w:rsidP="00324268">
      <w:pPr>
        <w:widowControl w:val="0"/>
        <w:pBdr>
          <w:top w:val="nil"/>
          <w:left w:val="nil"/>
          <w:bottom w:val="nil"/>
          <w:right w:val="nil"/>
          <w:between w:val="nil"/>
        </w:pBdr>
        <w:rPr>
          <w:ins w:id="816" w:author="Erin Chille" w:date="2023-02-14T15:42:00Z"/>
          <w:i/>
          <w:iCs/>
          <w:rPrChange w:id="817" w:author="Erin Chille" w:date="2023-02-14T15:43:00Z">
            <w:rPr>
              <w:ins w:id="818" w:author="Erin Chille" w:date="2023-02-14T15:42:00Z"/>
            </w:rPr>
          </w:rPrChange>
        </w:rPr>
      </w:pPr>
      <w:ins w:id="819" w:author="Erin Chille" w:date="2023-02-14T15:43:00Z">
        <w:r>
          <w:rPr>
            <w:i/>
            <w:iCs/>
          </w:rPr>
          <w:t xml:space="preserve">Functional enrichment </w:t>
        </w:r>
      </w:ins>
      <w:ins w:id="820" w:author="Erin Chille" w:date="2023-02-14T15:44:00Z">
        <w:r>
          <w:rPr>
            <w:i/>
            <w:iCs/>
          </w:rPr>
          <w:t>analysis</w:t>
        </w:r>
      </w:ins>
    </w:p>
    <w:p w14:paraId="397C271D" w14:textId="55EFAC01" w:rsidR="00324268" w:rsidDel="00C40558" w:rsidRDefault="00324268" w:rsidP="00324268">
      <w:pPr>
        <w:widowControl w:val="0"/>
        <w:pBdr>
          <w:top w:val="nil"/>
          <w:left w:val="nil"/>
          <w:bottom w:val="nil"/>
          <w:right w:val="nil"/>
          <w:between w:val="nil"/>
        </w:pBdr>
        <w:rPr>
          <w:del w:id="821" w:author="Erin Chille" w:date="2023-02-14T15:35:00Z"/>
        </w:rPr>
      </w:pPr>
    </w:p>
    <w:p w14:paraId="6AF54FE3" w14:textId="6397497B" w:rsidR="00324268" w:rsidDel="00C40558" w:rsidRDefault="00324268" w:rsidP="00324268">
      <w:pPr>
        <w:widowControl w:val="0"/>
        <w:pBdr>
          <w:top w:val="nil"/>
          <w:left w:val="nil"/>
          <w:bottom w:val="nil"/>
          <w:right w:val="nil"/>
          <w:between w:val="nil"/>
        </w:pBdr>
        <w:rPr>
          <w:del w:id="822" w:author="Erin Chille" w:date="2023-02-14T15:35:00Z"/>
        </w:rPr>
      </w:pPr>
      <w:del w:id="823" w:author="Erin Chille" w:date="2023-02-14T15:35:00Z">
        <w:r w:rsidDel="00C40558">
          <w:delText>Genome size estimation</w:delText>
        </w:r>
      </w:del>
    </w:p>
    <w:p w14:paraId="2D48E95C" w14:textId="5471D829" w:rsidR="00614C40" w:rsidRDefault="00324268" w:rsidP="00324268">
      <w:pPr>
        <w:widowControl w:val="0"/>
        <w:pBdr>
          <w:top w:val="nil"/>
          <w:left w:val="nil"/>
          <w:bottom w:val="nil"/>
          <w:right w:val="nil"/>
          <w:between w:val="nil"/>
        </w:pBdr>
        <w:rPr>
          <w:ins w:id="824" w:author="Erin Chille" w:date="2023-02-14T11:52:00Z"/>
        </w:rPr>
      </w:pPr>
      <w:del w:id="825" w:author="Erin Chille" w:date="2023-02-14T15:35:00Z">
        <w:r w:rsidDel="00C40558">
          <w:delText>The genome sizes and ploidies of the M. capitata and P. acuta samples used to generate the reference genomes were estimated using the GenomeScope2 and Smudgeplot tools (Ranallo-Benavidez et al. 2020). For M. capitata, Illumina genome sequencing data was retrieved from NCBI SRA (Run SRR8497577 from BioProject PRJNA509219), trimmed using Trimmomatic (Bolger et al. 2014) (v0.39; ILLUMINACLIP:adapters.fa:2:30:10 SLIDINGWINDOW:4:20 LEADING:20 TRAILING:20 MINLEN:36), and decomposed into k-mers using Jellyfish (Marcais and Kingsford 2011) (v2.3.0; k=21). The k-mer frequency histogram produced by Jellyfish (using the ‘jellyfish histo’ command) was imported into GenomeScope2 with a theoretical diploid model fitted over the data (fig. 2C and supplementary fig. S1A). Smudgeplot was run (following the workflow from https://github.com/KamilSJaron/smudgeplot/wiki/manual-of-smudgeplot-with-jellyfish) using the k-mers extracted by Jellyfish with a lower k-mer coverage cutoff of 4 (just after the minimum between the initial error peak and the first major peak) and an upper cutoff of 102 (8.5 times the coverage of the first major peak at around 12x coverage) chosen based of the GenomeScope2 profile shown in figure 2C; smudgeplots were generated assuming a haploid coverage of 12x (“smudgeplot.py plot -n 12”). For P. acuta, the raw Illumina genome sequencing reads generated as part of this study were decomposed into k-mers using Jellyfish (k=21). The k-mer frequency histogram was imported into GenomeScope2 twice, once using a theoretical diploid model (supplementary fig. S3A and B), and a second time using a theoretical triploid model (fig. 2D and supplementary fig. S3C). Smudgeplot was run using the k-mers extracted by Jellyfish with a lower k-mer coverage cutoff of 7 (just after the minimum between the initial error peak and the first major peak) and an upper cutoff of 153 (8.5 times the coverage of the first major peak around at 18x coverage) chosen based of the GenomeScope2 profile shown in figure 2D; smudgeplots were generated assuming a haploid coverage of 18 (“smudgeplot.py plot -n 18”).</w:delText>
        </w:r>
      </w:del>
    </w:p>
    <w:p w14:paraId="3038B551" w14:textId="77777777" w:rsidR="00614C40" w:rsidRPr="00557827" w:rsidDel="00614C40" w:rsidRDefault="00614C40" w:rsidP="00614C40">
      <w:pPr>
        <w:spacing w:line="240" w:lineRule="auto"/>
        <w:rPr>
          <w:del w:id="826" w:author="Erin Chille" w:date="2023-02-14T11:52:00Z"/>
          <w:moveTo w:id="827" w:author="Erin Chille" w:date="2023-02-14T11:52:00Z"/>
        </w:rPr>
      </w:pPr>
      <w:moveToRangeStart w:id="828" w:author="Erin Chille" w:date="2023-02-14T11:52:00Z" w:name="move127267943"/>
      <w:moveTo w:id="829" w:author="Erin Chille" w:date="2023-02-14T11:52:00Z">
        <w:r w:rsidRPr="00557827">
          <w:rPr>
            <w:b/>
          </w:rPr>
          <w:t>Supplemental information:</w:t>
        </w:r>
      </w:moveTo>
    </w:p>
    <w:p w14:paraId="0A90C277" w14:textId="77777777" w:rsidR="00614C40" w:rsidRPr="00557827" w:rsidRDefault="00614C40" w:rsidP="00614C40">
      <w:pPr>
        <w:spacing w:line="240" w:lineRule="auto"/>
        <w:rPr>
          <w:moveTo w:id="830" w:author="Erin Chille" w:date="2023-02-14T11:52:00Z"/>
        </w:rPr>
      </w:pPr>
    </w:p>
    <w:p w14:paraId="6E810121" w14:textId="77777777" w:rsidR="00614C40" w:rsidRPr="00557827" w:rsidRDefault="00614C40" w:rsidP="00614C40">
      <w:pPr>
        <w:spacing w:line="240" w:lineRule="auto"/>
        <w:rPr>
          <w:moveTo w:id="831" w:author="Erin Chille" w:date="2023-02-14T11:52:00Z"/>
        </w:rPr>
      </w:pPr>
    </w:p>
    <w:p w14:paraId="66154E24" w14:textId="77777777" w:rsidR="00614C40" w:rsidRPr="00557827" w:rsidRDefault="00614C40" w:rsidP="00614C40">
      <w:pPr>
        <w:spacing w:line="240" w:lineRule="auto"/>
        <w:rPr>
          <w:moveTo w:id="832" w:author="Erin Chille" w:date="2023-02-14T11:52:00Z"/>
          <w:b/>
        </w:rPr>
      </w:pPr>
      <w:moveTo w:id="833" w:author="Erin Chille" w:date="2023-02-14T11:52:00Z">
        <w:r w:rsidRPr="00557827">
          <w:rPr>
            <w:b/>
          </w:rPr>
          <w:t xml:space="preserve">Annotated bibliography: </w:t>
        </w:r>
      </w:moveTo>
    </w:p>
    <w:p w14:paraId="1B68624A" w14:textId="500CFE41" w:rsidR="0029796D" w:rsidRDefault="00614C40" w:rsidP="00614C40">
      <w:pPr>
        <w:widowControl w:val="0"/>
        <w:pBdr>
          <w:top w:val="nil"/>
          <w:left w:val="nil"/>
          <w:bottom w:val="nil"/>
          <w:right w:val="nil"/>
          <w:between w:val="nil"/>
        </w:pBdr>
        <w:tabs>
          <w:tab w:val="left" w:pos="480"/>
        </w:tabs>
        <w:spacing w:after="240" w:line="240" w:lineRule="auto"/>
        <w:ind w:left="480" w:hanging="480"/>
        <w:rPr>
          <w:ins w:id="834" w:author="Erin Chille" w:date="2023-02-15T12:43:00Z"/>
        </w:rPr>
      </w:pPr>
      <w:moveTo w:id="835" w:author="Erin Chille" w:date="2023-02-14T11:52:00Z">
        <w:r>
          <w:fldChar w:fldCharType="begin"/>
        </w:r>
      </w:moveTo>
      <w:ins w:id="836" w:author="Erin Chille" w:date="2023-02-15T12:43:00Z">
        <w:r w:rsidR="0029796D">
          <w:instrText>ADDIN paperpile_bibliography &lt;pp-bibliography&gt;&lt;first-reference-indices&gt;&lt;formatting&gt;1&lt;/formatting&gt;&lt;space-after&gt;1&lt;/space-after&gt;&lt;/first-reference-indices&gt;&lt;/pp-bibliography&gt; \* MERGEFORMAT</w:instrText>
        </w:r>
      </w:ins>
      <w:moveTo w:id="837" w:author="Erin Chille" w:date="2023-02-14T11:52:00Z">
        <w:del w:id="838" w:author="Erin Chille" w:date="2023-02-14T13:46:00Z">
          <w:r w:rsidDel="009D5D2A">
            <w:delInstrText>ADDIN paperpile_bibliography &lt;pp-bibliography&gt;&lt;first-reference-indices&gt;&lt;formatting&gt;1&lt;/formatting&gt;&lt;space-after&gt;1&lt;/space-after&gt;&lt;/first-reference-indices&gt;&lt;/pp-bibliography&gt; \* MERGEFORMAT</w:delInstrText>
          </w:r>
        </w:del>
        <w:r>
          <w:fldChar w:fldCharType="separate"/>
        </w:r>
      </w:moveTo>
      <w:ins w:id="839" w:author="Erin Chille" w:date="2023-02-15T12:43:00Z">
        <w:r w:rsidR="0029796D">
          <w:t>1.</w:t>
        </w:r>
        <w:r w:rsidR="0029796D">
          <w:tab/>
          <w:t>Eakin, C.M., Devotta, D., Heron, S., Connolly, S., Liu, G., Geiger, E., Cour, J.D.L., Gomez, A., Skirving, W., Baird, A., et al. (2022). The 2014-17 global coral bleaching event: The most severe and widespread coral reef destruction. Research Square. 10.21203/rs.3.rs-1555992/v1.</w:t>
        </w:r>
      </w:ins>
    </w:p>
    <w:p w14:paraId="2D82D52C" w14:textId="77777777" w:rsidR="0029796D" w:rsidRDefault="0029796D" w:rsidP="00614C40">
      <w:pPr>
        <w:widowControl w:val="0"/>
        <w:pBdr>
          <w:top w:val="nil"/>
          <w:left w:val="nil"/>
          <w:bottom w:val="nil"/>
          <w:right w:val="nil"/>
          <w:between w:val="nil"/>
        </w:pBdr>
        <w:tabs>
          <w:tab w:val="left" w:pos="480"/>
        </w:tabs>
        <w:spacing w:after="240" w:line="240" w:lineRule="auto"/>
        <w:ind w:left="480" w:hanging="480"/>
        <w:rPr>
          <w:ins w:id="840" w:author="Erin Chille" w:date="2023-02-15T12:43:00Z"/>
        </w:rPr>
      </w:pPr>
      <w:ins w:id="841" w:author="Erin Chille" w:date="2023-02-15T12:43:00Z">
        <w:r>
          <w:lastRenderedPageBreak/>
          <w:t>2.</w:t>
        </w:r>
        <w:r>
          <w:tab/>
          <w:t>National Academies of Sciences, Engineering, Medicine, and Others (2018). A research review of interventions to increase the persistence and resilience of coral reefs (nap.nationalacademies.org).</w:t>
        </w:r>
      </w:ins>
    </w:p>
    <w:p w14:paraId="56BEB777" w14:textId="77777777" w:rsidR="0029796D" w:rsidRDefault="0029796D" w:rsidP="00614C40">
      <w:pPr>
        <w:widowControl w:val="0"/>
        <w:pBdr>
          <w:top w:val="nil"/>
          <w:left w:val="nil"/>
          <w:bottom w:val="nil"/>
          <w:right w:val="nil"/>
          <w:between w:val="nil"/>
        </w:pBdr>
        <w:tabs>
          <w:tab w:val="left" w:pos="480"/>
        </w:tabs>
        <w:spacing w:after="240" w:line="240" w:lineRule="auto"/>
        <w:ind w:left="480" w:hanging="480"/>
        <w:rPr>
          <w:ins w:id="842" w:author="Erin Chille" w:date="2023-02-15T12:43:00Z"/>
        </w:rPr>
      </w:pPr>
      <w:ins w:id="843" w:author="Erin Chille" w:date="2023-02-15T12:43:00Z">
        <w:r>
          <w:t>3.</w:t>
        </w:r>
        <w:r>
          <w:tab/>
          <w:t xml:space="preserve">Cziesielski, M.J., Schmidt-Roach, S., and Aranda, M. (2019). The past, present, and future of coral heat stress studies. Ecol. Evol. </w:t>
        </w:r>
        <w:r w:rsidRPr="0029796D">
          <w:rPr>
            <w:i/>
            <w:rPrChange w:id="844" w:author="Erin Chille" w:date="2023-02-15T12:43:00Z">
              <w:rPr/>
            </w:rPrChange>
          </w:rPr>
          <w:t>9</w:t>
        </w:r>
        <w:r>
          <w:t>, 10055–10066.</w:t>
        </w:r>
      </w:ins>
    </w:p>
    <w:p w14:paraId="6DCB0DB7" w14:textId="77777777" w:rsidR="0029796D" w:rsidRDefault="0029796D" w:rsidP="00614C40">
      <w:pPr>
        <w:widowControl w:val="0"/>
        <w:pBdr>
          <w:top w:val="nil"/>
          <w:left w:val="nil"/>
          <w:bottom w:val="nil"/>
          <w:right w:val="nil"/>
          <w:between w:val="nil"/>
        </w:pBdr>
        <w:tabs>
          <w:tab w:val="left" w:pos="480"/>
        </w:tabs>
        <w:spacing w:after="240" w:line="240" w:lineRule="auto"/>
        <w:ind w:left="480" w:hanging="480"/>
        <w:rPr>
          <w:ins w:id="845" w:author="Erin Chille" w:date="2023-02-15T12:43:00Z"/>
        </w:rPr>
      </w:pPr>
      <w:ins w:id="846" w:author="Erin Chille" w:date="2023-02-15T12:43:00Z">
        <w:r>
          <w:t>4.</w:t>
        </w:r>
        <w:r>
          <w:tab/>
          <w:t>Kenkel, C.D., and Wright, R.M. (2022). Can Gene Expression Studies Inform Coral Reef Conservation and Restoration? In Coral Reef Conservation and Restoration in the Omics Age, M. J. H. van Oppen and M. Aranda Lastra, eds. (Springer International Publishing), pp. 151–166.</w:t>
        </w:r>
      </w:ins>
    </w:p>
    <w:p w14:paraId="0ECB5B74" w14:textId="77777777" w:rsidR="0029796D" w:rsidRDefault="0029796D" w:rsidP="00614C40">
      <w:pPr>
        <w:widowControl w:val="0"/>
        <w:pBdr>
          <w:top w:val="nil"/>
          <w:left w:val="nil"/>
          <w:bottom w:val="nil"/>
          <w:right w:val="nil"/>
          <w:between w:val="nil"/>
        </w:pBdr>
        <w:tabs>
          <w:tab w:val="left" w:pos="480"/>
        </w:tabs>
        <w:spacing w:after="240" w:line="240" w:lineRule="auto"/>
        <w:ind w:left="480" w:hanging="480"/>
        <w:rPr>
          <w:ins w:id="847" w:author="Erin Chille" w:date="2023-02-15T12:43:00Z"/>
        </w:rPr>
      </w:pPr>
      <w:ins w:id="848" w:author="Erin Chille" w:date="2023-02-15T12:43:00Z">
        <w:r>
          <w:t>5.</w:t>
        </w:r>
        <w:r>
          <w:tab/>
          <w:t>Stephens, T.G., Strand, E.L., Mohamed, A.R., and Williams, A. (2021). Ploidy variation and its implications for reproduction and population dynamics in two sympatric Hawaiian coral species. bioRxiv.</w:t>
        </w:r>
      </w:ins>
    </w:p>
    <w:p w14:paraId="2F822876" w14:textId="77777777" w:rsidR="0029796D" w:rsidRDefault="0029796D" w:rsidP="00614C40">
      <w:pPr>
        <w:widowControl w:val="0"/>
        <w:pBdr>
          <w:top w:val="nil"/>
          <w:left w:val="nil"/>
          <w:bottom w:val="nil"/>
          <w:right w:val="nil"/>
          <w:between w:val="nil"/>
        </w:pBdr>
        <w:tabs>
          <w:tab w:val="left" w:pos="480"/>
        </w:tabs>
        <w:spacing w:after="240" w:line="240" w:lineRule="auto"/>
        <w:ind w:left="480" w:hanging="480"/>
        <w:rPr>
          <w:ins w:id="849" w:author="Erin Chille" w:date="2023-02-15T12:43:00Z"/>
        </w:rPr>
      </w:pPr>
      <w:ins w:id="850" w:author="Erin Chille" w:date="2023-02-15T12:43:00Z">
        <w:r>
          <w:t>6.</w:t>
        </w:r>
        <w:r>
          <w:tab/>
          <w:t xml:space="preserve">Stephens, T.G., Lee, J., Jeong, Y., Yoon, H.S., Putnam, H.M., Majerová, E., and Bhattacharya, D. (2022). High-quality genome assembles from key Hawaiian coral species. Gigascience </w:t>
        </w:r>
        <w:r w:rsidRPr="0029796D">
          <w:rPr>
            <w:i/>
            <w:rPrChange w:id="851" w:author="Erin Chille" w:date="2023-02-15T12:43:00Z">
              <w:rPr/>
            </w:rPrChange>
          </w:rPr>
          <w:t>11</w:t>
        </w:r>
        <w:r>
          <w:t>. 10.1093/gigascience/giac098.</w:t>
        </w:r>
      </w:ins>
    </w:p>
    <w:p w14:paraId="5CAE3A96" w14:textId="77777777" w:rsidR="0029796D" w:rsidRDefault="0029796D" w:rsidP="00614C40">
      <w:pPr>
        <w:widowControl w:val="0"/>
        <w:pBdr>
          <w:top w:val="nil"/>
          <w:left w:val="nil"/>
          <w:bottom w:val="nil"/>
          <w:right w:val="nil"/>
          <w:between w:val="nil"/>
        </w:pBdr>
        <w:tabs>
          <w:tab w:val="left" w:pos="480"/>
        </w:tabs>
        <w:spacing w:after="240" w:line="240" w:lineRule="auto"/>
        <w:ind w:left="480" w:hanging="480"/>
        <w:rPr>
          <w:ins w:id="852" w:author="Erin Chille" w:date="2023-02-15T12:43:00Z"/>
        </w:rPr>
      </w:pPr>
      <w:ins w:id="853" w:author="Erin Chille" w:date="2023-02-15T12:43:00Z">
        <w:r>
          <w:t>7.</w:t>
        </w:r>
        <w:r>
          <w:tab/>
          <w:t xml:space="preserve">Cziesielski, M.J., Liew, Y.J., Cui, G., Schmidt-Roach, S., Campana, S., Marondedze, C., and Aranda, M. (2018). Multi-omics analysis of thermal stress response in a zooxanthellate cnidarian reveals the importance of associating with thermotolerant symbionts. Proc. Biol. Sci. </w:t>
        </w:r>
        <w:r w:rsidRPr="0029796D">
          <w:rPr>
            <w:i/>
            <w:rPrChange w:id="854" w:author="Erin Chille" w:date="2023-02-15T12:43:00Z">
              <w:rPr/>
            </w:rPrChange>
          </w:rPr>
          <w:t>285</w:t>
        </w:r>
        <w:r>
          <w:t>. 10.1098/rspb.2017.2654.</w:t>
        </w:r>
      </w:ins>
    </w:p>
    <w:p w14:paraId="4F608A9F" w14:textId="77777777" w:rsidR="0029796D" w:rsidRDefault="0029796D" w:rsidP="00614C40">
      <w:pPr>
        <w:widowControl w:val="0"/>
        <w:pBdr>
          <w:top w:val="nil"/>
          <w:left w:val="nil"/>
          <w:bottom w:val="nil"/>
          <w:right w:val="nil"/>
          <w:between w:val="nil"/>
        </w:pBdr>
        <w:tabs>
          <w:tab w:val="left" w:pos="480"/>
        </w:tabs>
        <w:spacing w:after="240" w:line="240" w:lineRule="auto"/>
        <w:ind w:left="480" w:hanging="480"/>
        <w:rPr>
          <w:ins w:id="855" w:author="Erin Chille" w:date="2023-02-15T12:43:00Z"/>
        </w:rPr>
      </w:pPr>
      <w:ins w:id="856" w:author="Erin Chille" w:date="2023-02-15T12:43:00Z">
        <w:r>
          <w:t>8.</w:t>
        </w:r>
        <w:r>
          <w:tab/>
          <w:t xml:space="preserve">Dixon, G., Abbott, E., and Matz, M. (2020). Meta-analysis of the coral environmental stress response: Acropora corals show opposing responses depending on stress intensity. Mol. Ecol. </w:t>
        </w:r>
        <w:r w:rsidRPr="0029796D">
          <w:rPr>
            <w:i/>
            <w:rPrChange w:id="857" w:author="Erin Chille" w:date="2023-02-15T12:43:00Z">
              <w:rPr/>
            </w:rPrChange>
          </w:rPr>
          <w:t>29</w:t>
        </w:r>
        <w:r>
          <w:t>, 2855–2870.</w:t>
        </w:r>
      </w:ins>
    </w:p>
    <w:p w14:paraId="78F56B8D" w14:textId="77777777" w:rsidR="0029796D" w:rsidRDefault="0029796D" w:rsidP="00614C40">
      <w:pPr>
        <w:widowControl w:val="0"/>
        <w:pBdr>
          <w:top w:val="nil"/>
          <w:left w:val="nil"/>
          <w:bottom w:val="nil"/>
          <w:right w:val="nil"/>
          <w:between w:val="nil"/>
        </w:pBdr>
        <w:tabs>
          <w:tab w:val="left" w:pos="480"/>
        </w:tabs>
        <w:spacing w:after="240" w:line="240" w:lineRule="auto"/>
        <w:ind w:left="480" w:hanging="480"/>
        <w:rPr>
          <w:ins w:id="858" w:author="Erin Chille" w:date="2023-02-15T12:43:00Z"/>
        </w:rPr>
      </w:pPr>
      <w:ins w:id="859" w:author="Erin Chille" w:date="2023-02-15T12:43:00Z">
        <w:r>
          <w:t>9.</w:t>
        </w:r>
        <w:r>
          <w:tab/>
          <w:t xml:space="preserve">Ponnala, L., Wang, Y., Sun, Q., and van Wijk, K.J. (2014). Correlation of mRNA and protein abundance in the developing maize leaf. Plant J. </w:t>
        </w:r>
        <w:r w:rsidRPr="0029796D">
          <w:rPr>
            <w:i/>
            <w:rPrChange w:id="860" w:author="Erin Chille" w:date="2023-02-15T12:43:00Z">
              <w:rPr/>
            </w:rPrChange>
          </w:rPr>
          <w:t>78</w:t>
        </w:r>
        <w:r>
          <w:t>, 424–440.</w:t>
        </w:r>
      </w:ins>
    </w:p>
    <w:p w14:paraId="46917982" w14:textId="77777777" w:rsidR="0029796D" w:rsidRDefault="0029796D" w:rsidP="00614C40">
      <w:pPr>
        <w:widowControl w:val="0"/>
        <w:pBdr>
          <w:top w:val="nil"/>
          <w:left w:val="nil"/>
          <w:bottom w:val="nil"/>
          <w:right w:val="nil"/>
          <w:between w:val="nil"/>
        </w:pBdr>
        <w:tabs>
          <w:tab w:val="left" w:pos="480"/>
        </w:tabs>
        <w:spacing w:after="240" w:line="240" w:lineRule="auto"/>
        <w:ind w:left="480" w:hanging="480"/>
        <w:rPr>
          <w:ins w:id="861" w:author="Erin Chille" w:date="2023-02-15T12:43:00Z"/>
        </w:rPr>
      </w:pPr>
      <w:ins w:id="862" w:author="Erin Chille" w:date="2023-02-15T12:43:00Z">
        <w:r>
          <w:t>10.</w:t>
        </w:r>
        <w:r>
          <w:tab/>
          <w:t xml:space="preserve">Liu, Y., Beyer, A., and Aebersold, R. (2016). On the dependency of cellular protein levels on mRNA abundance. Cell </w:t>
        </w:r>
        <w:r w:rsidRPr="0029796D">
          <w:rPr>
            <w:i/>
            <w:rPrChange w:id="863" w:author="Erin Chille" w:date="2023-02-15T12:43:00Z">
              <w:rPr/>
            </w:rPrChange>
          </w:rPr>
          <w:t>165</w:t>
        </w:r>
        <w:r>
          <w:t>, 535–550.</w:t>
        </w:r>
      </w:ins>
    </w:p>
    <w:p w14:paraId="6468F336" w14:textId="77777777" w:rsidR="0029796D" w:rsidRDefault="0029796D" w:rsidP="00614C40">
      <w:pPr>
        <w:widowControl w:val="0"/>
        <w:pBdr>
          <w:top w:val="nil"/>
          <w:left w:val="nil"/>
          <w:bottom w:val="nil"/>
          <w:right w:val="nil"/>
          <w:between w:val="nil"/>
        </w:pBdr>
        <w:tabs>
          <w:tab w:val="left" w:pos="480"/>
        </w:tabs>
        <w:spacing w:after="240" w:line="240" w:lineRule="auto"/>
        <w:ind w:left="480" w:hanging="480"/>
        <w:rPr>
          <w:ins w:id="864" w:author="Erin Chille" w:date="2023-02-15T12:43:00Z"/>
        </w:rPr>
      </w:pPr>
      <w:ins w:id="865" w:author="Erin Chille" w:date="2023-02-15T12:43:00Z">
        <w:r>
          <w:t>11.</w:t>
        </w:r>
        <w:r>
          <w:tab/>
          <w:t xml:space="preserve">Bahr, K.D., Jokiel, P.L., and Toonen, R.J. (2015). The unnatural history of Kāne’ohe Bay: coral reef resilience in the face of centuries of anthropogenic impacts. PeerJ </w:t>
        </w:r>
        <w:r w:rsidRPr="0029796D">
          <w:rPr>
            <w:i/>
            <w:rPrChange w:id="866" w:author="Erin Chille" w:date="2023-02-15T12:43:00Z">
              <w:rPr/>
            </w:rPrChange>
          </w:rPr>
          <w:t>3</w:t>
        </w:r>
        <w:r>
          <w:t>, e950.</w:t>
        </w:r>
      </w:ins>
    </w:p>
    <w:p w14:paraId="2F16921B" w14:textId="77777777" w:rsidR="0029796D" w:rsidRDefault="0029796D" w:rsidP="00614C40">
      <w:pPr>
        <w:widowControl w:val="0"/>
        <w:pBdr>
          <w:top w:val="nil"/>
          <w:left w:val="nil"/>
          <w:bottom w:val="nil"/>
          <w:right w:val="nil"/>
          <w:between w:val="nil"/>
        </w:pBdr>
        <w:tabs>
          <w:tab w:val="left" w:pos="480"/>
        </w:tabs>
        <w:spacing w:after="240" w:line="240" w:lineRule="auto"/>
        <w:ind w:left="480" w:hanging="480"/>
        <w:rPr>
          <w:ins w:id="867" w:author="Erin Chille" w:date="2023-02-15T12:43:00Z"/>
        </w:rPr>
      </w:pPr>
      <w:ins w:id="868" w:author="Erin Chille" w:date="2023-02-15T12:43:00Z">
        <w:r>
          <w:t>12.</w:t>
        </w:r>
        <w:r>
          <w:tab/>
          <w:t xml:space="preserve">Fifer, J., Bentlage, B., Lemer, S., Fujimura, A.G., Sweet, M., and Raymundo, L.J. (2021). Going with the flow: How corals in high-flow environments can beat the heat. Mol. Ecol. </w:t>
        </w:r>
        <w:r w:rsidRPr="0029796D">
          <w:rPr>
            <w:i/>
            <w:rPrChange w:id="869" w:author="Erin Chille" w:date="2023-02-15T12:43:00Z">
              <w:rPr/>
            </w:rPrChange>
          </w:rPr>
          <w:t>30</w:t>
        </w:r>
        <w:r>
          <w:t>, 2009–2024.</w:t>
        </w:r>
      </w:ins>
    </w:p>
    <w:p w14:paraId="28211CBB" w14:textId="77777777" w:rsidR="0029796D" w:rsidRDefault="0029796D" w:rsidP="00614C40">
      <w:pPr>
        <w:widowControl w:val="0"/>
        <w:pBdr>
          <w:top w:val="nil"/>
          <w:left w:val="nil"/>
          <w:bottom w:val="nil"/>
          <w:right w:val="nil"/>
          <w:between w:val="nil"/>
        </w:pBdr>
        <w:tabs>
          <w:tab w:val="left" w:pos="480"/>
        </w:tabs>
        <w:spacing w:after="240" w:line="240" w:lineRule="auto"/>
        <w:ind w:left="480" w:hanging="480"/>
        <w:rPr>
          <w:ins w:id="870" w:author="Erin Chille" w:date="2023-02-15T12:43:00Z"/>
        </w:rPr>
      </w:pPr>
      <w:ins w:id="871" w:author="Erin Chille" w:date="2023-02-15T12:43:00Z">
        <w:r>
          <w:t>13.</w:t>
        </w:r>
        <w:r>
          <w:tab/>
          <w:t xml:space="preserve">Martin, M. (2011). Cutadapt removes adapter sequences from high-throughput sequencing reads. EMBnet.journal </w:t>
        </w:r>
        <w:r w:rsidRPr="0029796D">
          <w:rPr>
            <w:i/>
            <w:rPrChange w:id="872" w:author="Erin Chille" w:date="2023-02-15T12:43:00Z">
              <w:rPr/>
            </w:rPrChange>
          </w:rPr>
          <w:t>17</w:t>
        </w:r>
        <w:r>
          <w:t>, 10–12.</w:t>
        </w:r>
      </w:ins>
    </w:p>
    <w:p w14:paraId="5429D8D3" w14:textId="77777777" w:rsidR="0029796D" w:rsidRDefault="0029796D" w:rsidP="00614C40">
      <w:pPr>
        <w:widowControl w:val="0"/>
        <w:pBdr>
          <w:top w:val="nil"/>
          <w:left w:val="nil"/>
          <w:bottom w:val="nil"/>
          <w:right w:val="nil"/>
          <w:between w:val="nil"/>
        </w:pBdr>
        <w:tabs>
          <w:tab w:val="left" w:pos="480"/>
        </w:tabs>
        <w:spacing w:after="240" w:line="240" w:lineRule="auto"/>
        <w:ind w:left="480" w:hanging="480"/>
        <w:rPr>
          <w:ins w:id="873" w:author="Erin Chille" w:date="2023-02-15T12:43:00Z"/>
        </w:rPr>
      </w:pPr>
      <w:ins w:id="874" w:author="Erin Chille" w:date="2023-02-15T12:43:00Z">
        <w:r>
          <w:t>14.</w:t>
        </w:r>
        <w:r>
          <w:tab/>
          <w:t xml:space="preserve">Ewels, P., Magnusson, M., Lundin, S., and Käller, M. (2016). MultiQC: summarize analysis results for multiple tools and samples in a single report. Bioinformatics </w:t>
        </w:r>
        <w:r w:rsidRPr="0029796D">
          <w:rPr>
            <w:i/>
            <w:rPrChange w:id="875" w:author="Erin Chille" w:date="2023-02-15T12:43:00Z">
              <w:rPr/>
            </w:rPrChange>
          </w:rPr>
          <w:t>32</w:t>
        </w:r>
        <w:r>
          <w:t>, 3047–3048.</w:t>
        </w:r>
      </w:ins>
    </w:p>
    <w:p w14:paraId="5A639E5B" w14:textId="646FEC12" w:rsidR="00614C40" w:rsidDel="009D5D2A" w:rsidRDefault="0029796D" w:rsidP="00614C40">
      <w:pPr>
        <w:widowControl w:val="0"/>
        <w:pBdr>
          <w:top w:val="nil"/>
          <w:left w:val="nil"/>
          <w:bottom w:val="nil"/>
          <w:right w:val="nil"/>
          <w:between w:val="nil"/>
        </w:pBdr>
        <w:tabs>
          <w:tab w:val="left" w:pos="480"/>
        </w:tabs>
        <w:spacing w:after="240" w:line="240" w:lineRule="auto"/>
        <w:ind w:left="480" w:hanging="480"/>
        <w:rPr>
          <w:del w:id="876" w:author="Erin Chille" w:date="2023-02-14T13:46:00Z"/>
          <w:moveTo w:id="877" w:author="Erin Chille" w:date="2023-02-14T11:52:00Z"/>
        </w:rPr>
      </w:pPr>
      <w:ins w:id="878" w:author="Erin Chille" w:date="2023-02-15T12:43:00Z">
        <w:r>
          <w:lastRenderedPageBreak/>
          <w:t>15.</w:t>
        </w:r>
        <w:r>
          <w:tab/>
          <w:t xml:space="preserve">Patro, R., Duggal, G., Love, M.I., Irizarry, R.A., and Kingsford, C. (2017). Salmon provides fast and bias-aware quantification of transcript expression. Nat. Methods </w:t>
        </w:r>
        <w:r w:rsidRPr="0029796D">
          <w:rPr>
            <w:i/>
            <w:rPrChange w:id="879" w:author="Erin Chille" w:date="2023-02-15T12:43:00Z">
              <w:rPr/>
            </w:rPrChange>
          </w:rPr>
          <w:t>14</w:t>
        </w:r>
        <w:r>
          <w:t>, 417–419.</w:t>
        </w:r>
      </w:ins>
      <w:moveTo w:id="880" w:author="Erin Chille" w:date="2023-02-14T11:52:00Z">
        <w:del w:id="881" w:author="Erin Chille" w:date="2023-02-14T13:46:00Z">
          <w:r w:rsidR="00614C40" w:rsidDel="009D5D2A">
            <w:delText>1.</w:delText>
          </w:r>
          <w:r w:rsidR="00614C40" w:rsidDel="009D5D2A">
            <w:tab/>
            <w:delText>Eakin, C.M., Devotta, D., Heron, S., Connolly, S., Liu, G., Geiger, E., Cour, J.D.L., Gomez, A., Skirving, W., Baird, A., et al. (2022). The 2014-17 global coral bleaching event: The most severe and widespread coral reef destruction. Research Square. 10.21203/rs.3.rs-1555992/v1.</w:delText>
          </w:r>
        </w:del>
      </w:moveTo>
    </w:p>
    <w:p w14:paraId="3ABEFCC0" w14:textId="08240AB4" w:rsidR="00614C40" w:rsidDel="009D5D2A" w:rsidRDefault="00614C40" w:rsidP="00614C40">
      <w:pPr>
        <w:widowControl w:val="0"/>
        <w:pBdr>
          <w:top w:val="nil"/>
          <w:left w:val="nil"/>
          <w:bottom w:val="nil"/>
          <w:right w:val="nil"/>
          <w:between w:val="nil"/>
        </w:pBdr>
        <w:tabs>
          <w:tab w:val="left" w:pos="480"/>
        </w:tabs>
        <w:spacing w:after="240" w:line="240" w:lineRule="auto"/>
        <w:ind w:left="480" w:hanging="480"/>
        <w:rPr>
          <w:del w:id="882" w:author="Erin Chille" w:date="2023-02-14T13:46:00Z"/>
          <w:moveTo w:id="883" w:author="Erin Chille" w:date="2023-02-14T11:52:00Z"/>
        </w:rPr>
      </w:pPr>
      <w:moveTo w:id="884" w:author="Erin Chille" w:date="2023-02-14T11:52:00Z">
        <w:del w:id="885" w:author="Erin Chille" w:date="2023-02-14T13:46:00Z">
          <w:r w:rsidDel="009D5D2A">
            <w:delText>2.</w:delText>
          </w:r>
          <w:r w:rsidDel="009D5D2A">
            <w:tab/>
            <w:delText>National Academies of Sciences, Engineering, Medicine, and Others (2018). A research review of interventions to increase the persistence and resilience of coral reefs (nap.nationalacademies.org).</w:delText>
          </w:r>
        </w:del>
      </w:moveTo>
    </w:p>
    <w:p w14:paraId="4BF3169C" w14:textId="3DEF0FD6" w:rsidR="00614C40" w:rsidDel="009D5D2A" w:rsidRDefault="00614C40" w:rsidP="00614C40">
      <w:pPr>
        <w:widowControl w:val="0"/>
        <w:pBdr>
          <w:top w:val="nil"/>
          <w:left w:val="nil"/>
          <w:bottom w:val="nil"/>
          <w:right w:val="nil"/>
          <w:between w:val="nil"/>
        </w:pBdr>
        <w:tabs>
          <w:tab w:val="left" w:pos="480"/>
        </w:tabs>
        <w:spacing w:after="240" w:line="240" w:lineRule="auto"/>
        <w:ind w:left="480" w:hanging="480"/>
        <w:rPr>
          <w:del w:id="886" w:author="Erin Chille" w:date="2023-02-14T13:46:00Z"/>
          <w:moveTo w:id="887" w:author="Erin Chille" w:date="2023-02-14T11:52:00Z"/>
        </w:rPr>
      </w:pPr>
      <w:moveTo w:id="888" w:author="Erin Chille" w:date="2023-02-14T11:52:00Z">
        <w:del w:id="889" w:author="Erin Chille" w:date="2023-02-14T13:46:00Z">
          <w:r w:rsidDel="009D5D2A">
            <w:delText>3.</w:delText>
          </w:r>
          <w:r w:rsidDel="009D5D2A">
            <w:tab/>
            <w:delText xml:space="preserve">Cziesielski, M.J., Schmidt-Roach, S., and Aranda, M. (2019). The past, present, and future of coral heat stress studies. Ecol. Evol. </w:delText>
          </w:r>
          <w:r w:rsidRPr="008D6229" w:rsidDel="009D5D2A">
            <w:rPr>
              <w:i/>
            </w:rPr>
            <w:delText>9</w:delText>
          </w:r>
          <w:r w:rsidDel="009D5D2A">
            <w:delText>, 10055–10066.</w:delText>
          </w:r>
        </w:del>
      </w:moveTo>
    </w:p>
    <w:p w14:paraId="47B735BD" w14:textId="730883B9" w:rsidR="00614C40" w:rsidDel="009D5D2A" w:rsidRDefault="00614C40" w:rsidP="00614C40">
      <w:pPr>
        <w:widowControl w:val="0"/>
        <w:pBdr>
          <w:top w:val="nil"/>
          <w:left w:val="nil"/>
          <w:bottom w:val="nil"/>
          <w:right w:val="nil"/>
          <w:between w:val="nil"/>
        </w:pBdr>
        <w:tabs>
          <w:tab w:val="left" w:pos="480"/>
        </w:tabs>
        <w:spacing w:after="240" w:line="240" w:lineRule="auto"/>
        <w:ind w:left="480" w:hanging="480"/>
        <w:rPr>
          <w:del w:id="890" w:author="Erin Chille" w:date="2023-02-14T13:46:00Z"/>
          <w:moveTo w:id="891" w:author="Erin Chille" w:date="2023-02-14T11:52:00Z"/>
        </w:rPr>
      </w:pPr>
      <w:moveTo w:id="892" w:author="Erin Chille" w:date="2023-02-14T11:52:00Z">
        <w:del w:id="893" w:author="Erin Chille" w:date="2023-02-14T13:46:00Z">
          <w:r w:rsidDel="009D5D2A">
            <w:delText>4.</w:delText>
          </w:r>
          <w:r w:rsidDel="009D5D2A">
            <w:tab/>
            <w:delText>Kenkel, C.D., and Wright, R.M. (2022). Can Gene Expression Studies Inform Coral Reef Conservation and Restoration? In Coral Reef Conservation and Restoration in the Omics Age, M. J. H. van Oppen and M. Aranda Lastra, eds. (Springer International Publishing), pp. 151–166.</w:delText>
          </w:r>
        </w:del>
      </w:moveTo>
    </w:p>
    <w:p w14:paraId="5A95700C" w14:textId="5AF786FF" w:rsidR="00614C40" w:rsidDel="009D5D2A" w:rsidRDefault="00614C40" w:rsidP="00614C40">
      <w:pPr>
        <w:widowControl w:val="0"/>
        <w:pBdr>
          <w:top w:val="nil"/>
          <w:left w:val="nil"/>
          <w:bottom w:val="nil"/>
          <w:right w:val="nil"/>
          <w:between w:val="nil"/>
        </w:pBdr>
        <w:tabs>
          <w:tab w:val="left" w:pos="480"/>
        </w:tabs>
        <w:spacing w:after="240" w:line="240" w:lineRule="auto"/>
        <w:ind w:left="480" w:hanging="480"/>
        <w:rPr>
          <w:del w:id="894" w:author="Erin Chille" w:date="2023-02-14T13:46:00Z"/>
          <w:moveTo w:id="895" w:author="Erin Chille" w:date="2023-02-14T11:52:00Z"/>
        </w:rPr>
      </w:pPr>
      <w:moveTo w:id="896" w:author="Erin Chille" w:date="2023-02-14T11:52:00Z">
        <w:del w:id="897" w:author="Erin Chille" w:date="2023-02-14T13:46:00Z">
          <w:r w:rsidDel="009D5D2A">
            <w:delText>5.</w:delText>
          </w:r>
          <w:r w:rsidDel="009D5D2A">
            <w:tab/>
            <w:delText>Stephens, T.G., Strand, E.L., Mohamed, A.R., and Williams, A. (2021). Ploidy variation and its implications for reproduction and population dynamics in two sympatric Hawaiian coral species. bioRxiv.</w:delText>
          </w:r>
        </w:del>
      </w:moveTo>
    </w:p>
    <w:p w14:paraId="31F854C7" w14:textId="397EF3DB" w:rsidR="00614C40" w:rsidRDefault="00614C40" w:rsidP="00614C40">
      <w:pPr>
        <w:widowControl w:val="0"/>
        <w:pBdr>
          <w:top w:val="nil"/>
          <w:left w:val="nil"/>
          <w:bottom w:val="nil"/>
          <w:right w:val="nil"/>
          <w:between w:val="nil"/>
        </w:pBdr>
        <w:tabs>
          <w:tab w:val="left" w:pos="480"/>
        </w:tabs>
        <w:spacing w:after="240" w:line="240" w:lineRule="auto"/>
        <w:ind w:left="480" w:hanging="480"/>
        <w:rPr>
          <w:moveTo w:id="898" w:author="Erin Chille" w:date="2023-02-14T11:52:00Z"/>
        </w:rPr>
      </w:pPr>
      <w:moveTo w:id="899" w:author="Erin Chille" w:date="2023-02-14T11:52:00Z">
        <w:del w:id="900" w:author="Erin Chille" w:date="2023-02-14T13:46:00Z">
          <w:r w:rsidDel="009D5D2A">
            <w:delText>6.</w:delText>
          </w:r>
          <w:r w:rsidDel="009D5D2A">
            <w:tab/>
            <w:delText xml:space="preserve">Stephens, T.G., Lee, J., Jeong, Y., Yoon, H.S., Putnam, H.M., Majerová, E., and Bhattacharya, D. (2022). High-quality genome assembles from key Hawaiian coral species. Gigascience </w:delText>
          </w:r>
          <w:r w:rsidRPr="008D6229" w:rsidDel="009D5D2A">
            <w:rPr>
              <w:i/>
            </w:rPr>
            <w:delText>11</w:delText>
          </w:r>
          <w:r w:rsidDel="009D5D2A">
            <w:delText>. 10.1093/gigascience/giac098.</w:delText>
          </w:r>
        </w:del>
        <w:r>
          <w:fldChar w:fldCharType="end"/>
        </w:r>
      </w:moveTo>
    </w:p>
    <w:p w14:paraId="1ED916A9" w14:textId="77777777" w:rsidR="00614C40" w:rsidRPr="00557827" w:rsidRDefault="00614C40" w:rsidP="00614C40">
      <w:pPr>
        <w:widowControl w:val="0"/>
        <w:numPr>
          <w:ilvl w:val="0"/>
          <w:numId w:val="1"/>
        </w:numPr>
        <w:pBdr>
          <w:top w:val="nil"/>
          <w:left w:val="nil"/>
          <w:bottom w:val="nil"/>
          <w:right w:val="nil"/>
          <w:between w:val="nil"/>
        </w:pBdr>
        <w:spacing w:line="240" w:lineRule="auto"/>
        <w:rPr>
          <w:moveTo w:id="901" w:author="Erin Chille" w:date="2023-02-14T11:52:00Z"/>
        </w:rPr>
      </w:pPr>
      <w:moveTo w:id="902" w:author="Erin Chille" w:date="2023-02-14T11:52:00Z">
        <w:r w:rsidRPr="00557827">
          <w:rPr>
            <w:rFonts w:eastAsia="Arial"/>
            <w:color w:val="333333"/>
            <w:highlight w:val="white"/>
          </w:rPr>
          <w:t xml:space="preserve">"While physiological measurements were, and are, fundamental in understanding coral's responses to stressors, understanding underlying molecular mechanisms of coral symbiosis, acclimatization, and adaptation is critical if we want to aid coral reef survival." </w:t>
        </w:r>
      </w:moveTo>
    </w:p>
    <w:p w14:paraId="094705FF" w14:textId="77777777" w:rsidR="00614C40" w:rsidRPr="00557827" w:rsidRDefault="00614C40" w:rsidP="00614C40">
      <w:pPr>
        <w:widowControl w:val="0"/>
        <w:numPr>
          <w:ilvl w:val="0"/>
          <w:numId w:val="1"/>
        </w:numPr>
        <w:pBdr>
          <w:top w:val="nil"/>
          <w:left w:val="nil"/>
          <w:bottom w:val="nil"/>
          <w:right w:val="nil"/>
          <w:between w:val="nil"/>
        </w:pBdr>
        <w:spacing w:line="240" w:lineRule="auto"/>
        <w:rPr>
          <w:moveTo w:id="903" w:author="Erin Chille" w:date="2023-02-14T11:52:00Z"/>
          <w:rFonts w:eastAsia="Arial"/>
          <w:color w:val="333333"/>
        </w:rPr>
      </w:pPr>
      <w:moveTo w:id="904" w:author="Erin Chille" w:date="2023-02-14T11:52:00Z">
        <w:r w:rsidRPr="00557827">
          <w:rPr>
            <w:rFonts w:eastAsia="Arial"/>
            <w:color w:val="333333"/>
          </w:rPr>
          <w:t>"Hence, changes in DNA methylation sites have been linked to transcriptional plasticity, which may facilitate response mechanisms to a previously encountered stressor (Dimond &amp; Roberts, 2016; Liew et al., 2018; Putnam, Davidson, &amp; Gates, 2016)."</w:t>
        </w:r>
      </w:moveTo>
    </w:p>
    <w:p w14:paraId="04BDCEBF" w14:textId="77777777" w:rsidR="00614C40" w:rsidRPr="00557827" w:rsidRDefault="00614C40" w:rsidP="00614C40">
      <w:pPr>
        <w:widowControl w:val="0"/>
        <w:numPr>
          <w:ilvl w:val="0"/>
          <w:numId w:val="1"/>
        </w:numPr>
        <w:shd w:val="clear" w:color="auto" w:fill="FFFFFF"/>
        <w:spacing w:line="240" w:lineRule="auto"/>
        <w:rPr>
          <w:moveTo w:id="905" w:author="Erin Chille" w:date="2023-02-14T11:52:00Z"/>
          <w:rFonts w:eastAsia="Arial"/>
          <w:color w:val="333333"/>
        </w:rPr>
      </w:pPr>
      <w:moveTo w:id="906" w:author="Erin Chille" w:date="2023-02-14T11:52:00Z">
        <w:r w:rsidRPr="00557827">
          <w:rPr>
            <w:rFonts w:eastAsia="Arial"/>
            <w:color w:val="333333"/>
          </w:rPr>
          <w:t>"Growing evidence suggests that the host genotype is capable of local adaptation and acclimation (Bellantuono, Hoegh-Guldberg, &amp; Rodriguez.Lanetty, 2012; Hawkins, Krueger, Wilkinson, Fisher, &amp; Davy, 2015).</w:t>
        </w:r>
      </w:moveTo>
    </w:p>
    <w:p w14:paraId="00B13754" w14:textId="77777777" w:rsidR="00614C40" w:rsidRPr="00557827" w:rsidRDefault="00614C40" w:rsidP="00614C40">
      <w:pPr>
        <w:widowControl w:val="0"/>
        <w:numPr>
          <w:ilvl w:val="0"/>
          <w:numId w:val="1"/>
        </w:numPr>
        <w:shd w:val="clear" w:color="auto" w:fill="FFFFFF"/>
        <w:spacing w:line="240" w:lineRule="auto"/>
        <w:rPr>
          <w:moveTo w:id="907" w:author="Erin Chille" w:date="2023-02-14T11:52:00Z"/>
          <w:rFonts w:eastAsia="Arial"/>
          <w:color w:val="333333"/>
        </w:rPr>
      </w:pPr>
      <w:moveTo w:id="908" w:author="Erin Chille" w:date="2023-02-14T11:52:00Z">
        <w:r w:rsidRPr="00557827">
          <w:rPr>
            <w:rFonts w:eastAsia="Arial"/>
            <w:color w:val="333333"/>
          </w:rPr>
          <w:t>"The consistency in the expression of critical heat stress pathways showed the existence of common response mechanisms across cnidarians. The shared responses, and selected associated genes, can be considered the core cnidarian heat stress response (Cziesielski et al., 2018)."</w:t>
        </w:r>
      </w:moveTo>
    </w:p>
    <w:p w14:paraId="29A43F00" w14:textId="77777777" w:rsidR="00614C40" w:rsidRPr="00557827" w:rsidRDefault="00614C40" w:rsidP="00614C40">
      <w:pPr>
        <w:widowControl w:val="0"/>
        <w:numPr>
          <w:ilvl w:val="0"/>
          <w:numId w:val="1"/>
        </w:numPr>
        <w:shd w:val="clear" w:color="auto" w:fill="FFFFFF"/>
        <w:spacing w:line="240" w:lineRule="auto"/>
        <w:rPr>
          <w:moveTo w:id="909" w:author="Erin Chille" w:date="2023-02-14T11:52:00Z"/>
          <w:rFonts w:eastAsia="Arial"/>
          <w:color w:val="333333"/>
        </w:rPr>
      </w:pPr>
      <w:moveTo w:id="910" w:author="Erin Chille" w:date="2023-02-14T11:52:00Z">
        <w:r w:rsidRPr="00557827">
          <w:rPr>
            <w:rFonts w:eastAsia="Arial"/>
            <w:color w:val="333333"/>
          </w:rPr>
          <w:t>"Host genotype response variability is particularly important, as studies have shown improved tolerance in corals with previous exposure, indicating that resilience may be heritable (Dixon et al., 2015; Howells et al., 2016)."</w:t>
        </w:r>
      </w:moveTo>
    </w:p>
    <w:p w14:paraId="1D11A04C" w14:textId="77777777" w:rsidR="00614C40" w:rsidRPr="00557827" w:rsidRDefault="00614C40" w:rsidP="00614C40">
      <w:pPr>
        <w:widowControl w:val="0"/>
        <w:numPr>
          <w:ilvl w:val="0"/>
          <w:numId w:val="1"/>
        </w:numPr>
        <w:shd w:val="clear" w:color="auto" w:fill="FFFFFF"/>
        <w:spacing w:line="240" w:lineRule="auto"/>
        <w:rPr>
          <w:moveTo w:id="911" w:author="Erin Chille" w:date="2023-02-14T11:52:00Z"/>
          <w:rFonts w:eastAsia="Arial"/>
          <w:color w:val="333333"/>
        </w:rPr>
      </w:pPr>
      <w:moveTo w:id="912" w:author="Erin Chille" w:date="2023-02-14T11:52:00Z">
        <w:r w:rsidRPr="00557827">
          <w:rPr>
            <w:rFonts w:eastAsia="Arial"/>
            <w:color w:val="333333"/>
          </w:rPr>
          <w:t>"However, the main limitation of transcriptomics is that it does not necessarily reflect the physiological response. Hence, coral heat stress research requires molecular and physiological measurements to be incorporated together to fully understand thermotolerance."</w:t>
        </w:r>
      </w:moveTo>
    </w:p>
    <w:p w14:paraId="483F328D" w14:textId="77777777" w:rsidR="00614C40" w:rsidRPr="00557827" w:rsidRDefault="00614C40" w:rsidP="00614C40">
      <w:pPr>
        <w:widowControl w:val="0"/>
        <w:pBdr>
          <w:top w:val="nil"/>
          <w:left w:val="nil"/>
          <w:bottom w:val="nil"/>
          <w:right w:val="nil"/>
          <w:between w:val="nil"/>
        </w:pBdr>
        <w:spacing w:after="240" w:line="240" w:lineRule="auto"/>
        <w:ind w:left="480" w:hanging="480"/>
        <w:rPr>
          <w:moveTo w:id="913" w:author="Erin Chille" w:date="2023-02-14T11:52:00Z"/>
        </w:rPr>
      </w:pPr>
    </w:p>
    <w:p w14:paraId="3B83307D" w14:textId="77777777" w:rsidR="00614C40" w:rsidRPr="00557827" w:rsidRDefault="00614C40" w:rsidP="00614C40">
      <w:pPr>
        <w:widowControl w:val="0"/>
        <w:numPr>
          <w:ilvl w:val="0"/>
          <w:numId w:val="3"/>
        </w:numPr>
        <w:pBdr>
          <w:top w:val="nil"/>
          <w:left w:val="nil"/>
          <w:bottom w:val="nil"/>
          <w:right w:val="nil"/>
          <w:between w:val="nil"/>
        </w:pBdr>
        <w:spacing w:line="240" w:lineRule="auto"/>
        <w:rPr>
          <w:moveTo w:id="914" w:author="Erin Chille" w:date="2023-02-14T11:52:00Z"/>
          <w:rFonts w:eastAsia="Arial"/>
          <w:color w:val="333333"/>
          <w:highlight w:val="white"/>
        </w:rPr>
      </w:pPr>
      <w:moveTo w:id="915" w:author="Erin Chille" w:date="2023-02-14T11:52:00Z">
        <w:r w:rsidRPr="00557827">
          <w:rPr>
            <w:rFonts w:eastAsia="Arial"/>
            <w:b/>
            <w:color w:val="333333"/>
            <w:highlight w:val="white"/>
          </w:rPr>
          <w:t>"</w:t>
        </w:r>
        <w:r w:rsidRPr="00557827">
          <w:rPr>
            <w:rFonts w:eastAsia="Arial"/>
            <w:color w:val="333333"/>
            <w:highlight w:val="white"/>
          </w:rPr>
          <w:t xml:space="preserve">...the abundance... of mRNA transcripts can </w:t>
        </w:r>
        <w:r w:rsidRPr="00557827">
          <w:rPr>
            <w:rFonts w:eastAsia="Arial"/>
            <w:b/>
            <w:color w:val="333333"/>
            <w:highlight w:val="white"/>
          </w:rPr>
          <w:t>serve as a proxy for understanding the physiological responses of organisms</w:t>
        </w:r>
        <w:r w:rsidRPr="00557827">
          <w:rPr>
            <w:rFonts w:eastAsia="Arial"/>
            <w:color w:val="333333"/>
            <w:highlight w:val="white"/>
          </w:rPr>
          <w:t xml:space="preserve">, from </w:t>
        </w:r>
        <w:r w:rsidRPr="00557827">
          <w:rPr>
            <w:rFonts w:eastAsia="Arial"/>
            <w:b/>
            <w:color w:val="333333"/>
            <w:highlight w:val="white"/>
          </w:rPr>
          <w:t>identifying the core pathways</w:t>
        </w:r>
        <w:r w:rsidRPr="00557827">
          <w:rPr>
            <w:rFonts w:eastAsia="Arial"/>
            <w:color w:val="333333"/>
            <w:highlight w:val="white"/>
          </w:rPr>
          <w:t xml:space="preserve"> involved in the response to environmental perturbation (Gasch et al. 2000; López-Maury et al. 2008), to </w:t>
        </w:r>
        <w:r w:rsidRPr="00557827">
          <w:rPr>
            <w:rFonts w:eastAsia="Arial"/>
            <w:b/>
            <w:color w:val="333333"/>
            <w:highlight w:val="white"/>
          </w:rPr>
          <w:t>investigating individual-, population-, and species-level variation</w:t>
        </w:r>
        <w:r w:rsidRPr="00557827">
          <w:rPr>
            <w:rFonts w:eastAsia="Arial"/>
            <w:color w:val="333333"/>
            <w:highlight w:val="white"/>
          </w:rPr>
          <w:t xml:space="preserve"> (Oleksiak et al. 2002; Fangue et al. 2006; Barshis et al. 2013; Kenkel and Matz 2016), to hypothesis generation and testing (Voolstra et al. 2009; Dixon et al. 2020)."</w:t>
        </w:r>
      </w:moveTo>
    </w:p>
    <w:p w14:paraId="32E804BA" w14:textId="77777777" w:rsidR="00614C40" w:rsidRPr="00557827" w:rsidRDefault="00614C40" w:rsidP="00614C40">
      <w:pPr>
        <w:widowControl w:val="0"/>
        <w:numPr>
          <w:ilvl w:val="0"/>
          <w:numId w:val="3"/>
        </w:numPr>
        <w:shd w:val="clear" w:color="auto" w:fill="FFFFFF"/>
        <w:spacing w:line="240" w:lineRule="auto"/>
        <w:rPr>
          <w:moveTo w:id="916" w:author="Erin Chille" w:date="2023-02-14T11:52:00Z"/>
          <w:rFonts w:eastAsia="Arial"/>
          <w:color w:val="333333"/>
        </w:rPr>
      </w:pPr>
      <w:moveTo w:id="917" w:author="Erin Chille" w:date="2023-02-14T11:52:00Z">
        <w:r w:rsidRPr="00557827">
          <w:rPr>
            <w:rFonts w:eastAsia="Arial"/>
            <w:color w:val="333333"/>
          </w:rPr>
          <w:t>Gene expression studies have also helped uncover the ["molecular and cellular foundation"] of the coral response to stress in isolation including temperature (</w:t>
        </w:r>
        <w:r w:rsidRPr="00557827">
          <w:rPr>
            <w:rFonts w:eastAsia="Arial"/>
            <w:i/>
            <w:color w:val="333333"/>
          </w:rPr>
          <w:t>DeSalvo et al. 2008</w:t>
        </w:r>
        <w:r w:rsidRPr="00557827">
          <w:rPr>
            <w:rFonts w:eastAsia="Arial"/>
            <w:color w:val="333333"/>
          </w:rPr>
          <w:t xml:space="preserve">, </w:t>
        </w:r>
        <w:r w:rsidRPr="00557827">
          <w:rPr>
            <w:rFonts w:eastAsia="Arial"/>
            <w:i/>
            <w:color w:val="333333"/>
          </w:rPr>
          <w:t>2010</w:t>
        </w:r>
        <w:r w:rsidRPr="00557827">
          <w:rPr>
            <w:rFonts w:eastAsia="Arial"/>
            <w:color w:val="333333"/>
          </w:rPr>
          <w:t xml:space="preserve">; </w:t>
        </w:r>
        <w:r w:rsidRPr="00557827">
          <w:rPr>
            <w:rFonts w:eastAsia="Arial"/>
            <w:i/>
            <w:color w:val="333333"/>
          </w:rPr>
          <w:t>Bay and Palumbi 2015</w:t>
        </w:r>
        <w:r w:rsidRPr="00557827">
          <w:rPr>
            <w:rFonts w:eastAsia="Arial"/>
            <w:color w:val="333333"/>
          </w:rPr>
          <w:t>)..."</w:t>
        </w:r>
      </w:moveTo>
    </w:p>
    <w:p w14:paraId="0A0A1AD5" w14:textId="77777777" w:rsidR="00614C40" w:rsidRPr="00557827" w:rsidRDefault="00614C40" w:rsidP="00614C40">
      <w:pPr>
        <w:widowControl w:val="0"/>
        <w:numPr>
          <w:ilvl w:val="1"/>
          <w:numId w:val="3"/>
        </w:numPr>
        <w:shd w:val="clear" w:color="auto" w:fill="FFFFFF"/>
        <w:spacing w:line="240" w:lineRule="auto"/>
        <w:rPr>
          <w:moveTo w:id="918" w:author="Erin Chille" w:date="2023-02-14T11:52:00Z"/>
          <w:rFonts w:eastAsia="Arial"/>
          <w:color w:val="333333"/>
        </w:rPr>
      </w:pPr>
      <w:moveTo w:id="919" w:author="Erin Chille" w:date="2023-02-14T11:52:00Z">
        <w:r w:rsidRPr="00557827">
          <w:rPr>
            <w:rFonts w:eastAsia="Arial"/>
            <w:color w:val="333333"/>
          </w:rPr>
          <w:t xml:space="preserve">---&gt; Bay and Palumbi 2015 Rapid acclimation to temperature stress correlates with muted transcriptomic response to following thermal events. </w:t>
        </w:r>
        <w:r w:rsidRPr="00557827">
          <w:rPr>
            <w:rFonts w:eastAsia="Arial"/>
            <w:b/>
            <w:color w:val="333333"/>
          </w:rPr>
          <w:t>Could our corals be "acclimated" to stress already? -- Limitation of our study is that we don't know the bleaching history of our corals</w:t>
        </w:r>
      </w:moveTo>
    </w:p>
    <w:p w14:paraId="40B406E4" w14:textId="77777777" w:rsidR="00614C40" w:rsidRPr="00557827" w:rsidRDefault="00614C40" w:rsidP="00614C40">
      <w:pPr>
        <w:widowControl w:val="0"/>
        <w:numPr>
          <w:ilvl w:val="0"/>
          <w:numId w:val="3"/>
        </w:numPr>
        <w:shd w:val="clear" w:color="auto" w:fill="FFFFFF"/>
        <w:spacing w:line="240" w:lineRule="auto"/>
        <w:rPr>
          <w:moveTo w:id="920" w:author="Erin Chille" w:date="2023-02-14T11:52:00Z"/>
          <w:rFonts w:eastAsia="Arial"/>
          <w:color w:val="333333"/>
        </w:rPr>
      </w:pPr>
      <w:moveTo w:id="921" w:author="Erin Chille" w:date="2023-02-14T11:52:00Z">
        <w:r w:rsidRPr="00557827">
          <w:rPr>
            <w:rFonts w:eastAsia="Arial"/>
            <w:color w:val="333333"/>
          </w:rPr>
          <w:t>"Stress response mechanisms that facilitate adaptation of coral populations to thermally variable environments were discovered using a comparative transcriptomics approach (</w:t>
        </w:r>
        <w:r w:rsidRPr="00557827">
          <w:rPr>
            <w:rFonts w:eastAsia="Arial"/>
            <w:i/>
            <w:color w:val="333333"/>
          </w:rPr>
          <w:t>Barshis et al. 2013</w:t>
        </w:r>
        <w:r w:rsidRPr="00557827">
          <w:rPr>
            <w:rFonts w:eastAsia="Arial"/>
            <w:color w:val="333333"/>
          </w:rPr>
          <w:t xml:space="preserve">; </w:t>
        </w:r>
        <w:r w:rsidRPr="00557827">
          <w:rPr>
            <w:rFonts w:eastAsia="Arial"/>
            <w:i/>
            <w:color w:val="333333"/>
          </w:rPr>
          <w:t>Palumbi et al. 2014</w:t>
        </w:r>
        <w:r w:rsidRPr="00557827">
          <w:rPr>
            <w:rFonts w:eastAsia="Arial"/>
            <w:color w:val="333333"/>
          </w:rPr>
          <w:t>; Kenkel and Matz 2016; Bay and Palumbi 2017)."</w:t>
        </w:r>
      </w:moveTo>
    </w:p>
    <w:p w14:paraId="5579246E" w14:textId="77777777" w:rsidR="00614C40" w:rsidRPr="00557827" w:rsidRDefault="00614C40" w:rsidP="00614C40">
      <w:pPr>
        <w:widowControl w:val="0"/>
        <w:numPr>
          <w:ilvl w:val="1"/>
          <w:numId w:val="3"/>
        </w:numPr>
        <w:shd w:val="clear" w:color="auto" w:fill="FFFFFF"/>
        <w:spacing w:line="240" w:lineRule="auto"/>
        <w:rPr>
          <w:moveTo w:id="922" w:author="Erin Chille" w:date="2023-02-14T11:52:00Z"/>
          <w:rFonts w:eastAsia="Arial"/>
          <w:color w:val="333333"/>
        </w:rPr>
      </w:pPr>
      <w:moveTo w:id="923" w:author="Erin Chille" w:date="2023-02-14T11:52:00Z">
        <w:r w:rsidRPr="00557827">
          <w:rPr>
            <w:rFonts w:eastAsia="Arial"/>
            <w:color w:val="333333"/>
          </w:rPr>
          <w:t xml:space="preserve">Barshis et al 2013 "constitutive frontloading enables an individual to maintain physiological resilience during frequently encountered environmental stress." </w:t>
        </w:r>
        <w:r w:rsidRPr="00557827">
          <w:rPr>
            <w:rFonts w:eastAsia="Arial"/>
            <w:b/>
            <w:color w:val="333333"/>
          </w:rPr>
          <w:t>Could the corals be front-loading stress proteins?</w:t>
        </w:r>
      </w:moveTo>
    </w:p>
    <w:p w14:paraId="2377745E" w14:textId="77777777" w:rsidR="00614C40" w:rsidRPr="00557827" w:rsidRDefault="00614C40" w:rsidP="00614C40">
      <w:pPr>
        <w:widowControl w:val="0"/>
        <w:numPr>
          <w:ilvl w:val="1"/>
          <w:numId w:val="3"/>
        </w:numPr>
        <w:shd w:val="clear" w:color="auto" w:fill="FFFFFF"/>
        <w:spacing w:line="240" w:lineRule="auto"/>
        <w:rPr>
          <w:moveTo w:id="924" w:author="Erin Chille" w:date="2023-02-14T11:52:00Z"/>
          <w:rFonts w:eastAsia="Arial"/>
          <w:color w:val="333333"/>
        </w:rPr>
      </w:pPr>
      <w:moveTo w:id="925" w:author="Erin Chille" w:date="2023-02-14T11:52:00Z">
        <w:r w:rsidRPr="00557827">
          <w:rPr>
            <w:rFonts w:eastAsia="Arial"/>
            <w:color w:val="333333"/>
          </w:rPr>
          <w:t xml:space="preserve">Palumbi et al. 2014 </w:t>
        </w:r>
        <w:r w:rsidRPr="00557827">
          <w:rPr>
            <w:rFonts w:eastAsia="Arial"/>
            <w:b/>
            <w:color w:val="333333"/>
          </w:rPr>
          <w:t>Fixed constitutive expression</w:t>
        </w:r>
        <w:r w:rsidRPr="00557827">
          <w:rPr>
            <w:rFonts w:eastAsia="Arial"/>
            <w:color w:val="333333"/>
          </w:rPr>
          <w:t xml:space="preserve"> in coral subpopulations may </w:t>
        </w:r>
        <w:r w:rsidRPr="00557827">
          <w:rPr>
            <w:rFonts w:eastAsia="Arial"/>
            <w:color w:val="333333"/>
          </w:rPr>
          <w:lastRenderedPageBreak/>
          <w:t>be due to local adaptation? "As in the case of bleaching phenotypes, fixed effects could be due to adaptive evolution, but could also be affected by developmental changes, epigenetics, and symbiont type."</w:t>
        </w:r>
      </w:moveTo>
    </w:p>
    <w:p w14:paraId="38B7FCE9" w14:textId="77777777" w:rsidR="00614C40" w:rsidRPr="00557827" w:rsidRDefault="00614C40" w:rsidP="00614C40">
      <w:pPr>
        <w:widowControl w:val="0"/>
        <w:numPr>
          <w:ilvl w:val="1"/>
          <w:numId w:val="3"/>
        </w:numPr>
        <w:shd w:val="clear" w:color="auto" w:fill="FFFFFF"/>
        <w:spacing w:line="240" w:lineRule="auto"/>
        <w:rPr>
          <w:moveTo w:id="926" w:author="Erin Chille" w:date="2023-02-14T11:52:00Z"/>
          <w:rFonts w:eastAsia="Arial"/>
          <w:color w:val="333333"/>
        </w:rPr>
      </w:pPr>
      <w:moveTo w:id="927" w:author="Erin Chille" w:date="2023-02-14T11:52:00Z">
        <w:r w:rsidRPr="00557827">
          <w:rPr>
            <w:rFonts w:eastAsia="Arial"/>
            <w:color w:val="333333"/>
          </w:rPr>
          <w:t>Kenkel and Matz 2016 Offshore corals had lower expression plasticity than inshore corals in a reciprocal transplant experiment</w:t>
        </w:r>
      </w:moveTo>
    </w:p>
    <w:p w14:paraId="056E4A6B" w14:textId="77777777" w:rsidR="00614C40" w:rsidRPr="00557827" w:rsidRDefault="00614C40" w:rsidP="00614C40">
      <w:pPr>
        <w:widowControl w:val="0"/>
        <w:numPr>
          <w:ilvl w:val="1"/>
          <w:numId w:val="3"/>
        </w:numPr>
        <w:shd w:val="clear" w:color="auto" w:fill="FFFFFF"/>
        <w:spacing w:line="240" w:lineRule="auto"/>
        <w:rPr>
          <w:moveTo w:id="928" w:author="Erin Chille" w:date="2023-02-14T11:52:00Z"/>
          <w:rFonts w:eastAsia="Arial"/>
          <w:color w:val="333333"/>
        </w:rPr>
      </w:pPr>
      <w:moveTo w:id="929" w:author="Erin Chille" w:date="2023-02-14T11:52:00Z">
        <w:r w:rsidRPr="00557827">
          <w:rPr>
            <w:rFonts w:eastAsia="Arial"/>
            <w:color w:val="333333"/>
          </w:rPr>
          <w:t>Bay and Palumbi 2017 Found a trade-off in life history traits regarding to survival and growth in Ahya from two different environments and this trade-off was associated with the expression profile of a cluster of co-expressed genes that are indicative of local adaptation.</w:t>
        </w:r>
      </w:moveTo>
    </w:p>
    <w:p w14:paraId="7329A131" w14:textId="77777777" w:rsidR="00614C40" w:rsidRPr="00557827" w:rsidRDefault="00614C40" w:rsidP="00614C40">
      <w:pPr>
        <w:widowControl w:val="0"/>
        <w:numPr>
          <w:ilvl w:val="0"/>
          <w:numId w:val="3"/>
        </w:numPr>
        <w:shd w:val="clear" w:color="auto" w:fill="FFFFFF"/>
        <w:spacing w:line="240" w:lineRule="auto"/>
        <w:rPr>
          <w:moveTo w:id="930" w:author="Erin Chille" w:date="2023-02-14T11:52:00Z"/>
          <w:rFonts w:eastAsia="Arial"/>
          <w:color w:val="333333"/>
        </w:rPr>
      </w:pPr>
      <w:moveTo w:id="931" w:author="Erin Chille" w:date="2023-02-14T11:52:00Z">
        <w:r w:rsidRPr="00557827">
          <w:rPr>
            <w:rFonts w:eastAsia="Arial"/>
            <w:color w:val="333333"/>
          </w:rPr>
          <w:t>In our case, life history explains the majority of variation in gene expression profile and not just a single cluster.</w:t>
        </w:r>
      </w:moveTo>
    </w:p>
    <w:p w14:paraId="1F19C918" w14:textId="77777777" w:rsidR="00614C40" w:rsidRPr="00557827" w:rsidRDefault="00614C40" w:rsidP="00614C40">
      <w:pPr>
        <w:widowControl w:val="0"/>
        <w:numPr>
          <w:ilvl w:val="0"/>
          <w:numId w:val="3"/>
        </w:numPr>
        <w:shd w:val="clear" w:color="auto" w:fill="FFFFFF"/>
        <w:spacing w:line="240" w:lineRule="auto"/>
        <w:rPr>
          <w:moveTo w:id="932" w:author="Erin Chille" w:date="2023-02-14T11:52:00Z"/>
          <w:rFonts w:eastAsia="Arial"/>
          <w:color w:val="333333"/>
        </w:rPr>
      </w:pPr>
      <w:moveTo w:id="933" w:author="Erin Chille" w:date="2023-02-14T11:52:00Z">
        <w:r w:rsidRPr="00557827">
          <w:rPr>
            <w:rFonts w:eastAsia="Arial"/>
            <w:color w:val="333333"/>
          </w:rPr>
          <w:t>"...approaches based on... RNA-seq, require no preconception and can yield new insights into functional pathways that protect from or are modiﬁed in response to particular conditions."</w:t>
        </w:r>
      </w:moveTo>
    </w:p>
    <w:p w14:paraId="3B444D99" w14:textId="77777777" w:rsidR="00614C40" w:rsidRPr="00557827" w:rsidRDefault="00614C40" w:rsidP="00614C40">
      <w:pPr>
        <w:widowControl w:val="0"/>
        <w:numPr>
          <w:ilvl w:val="0"/>
          <w:numId w:val="3"/>
        </w:numPr>
        <w:shd w:val="clear" w:color="auto" w:fill="FFFFFF"/>
        <w:spacing w:line="240" w:lineRule="auto"/>
        <w:rPr>
          <w:moveTo w:id="934" w:author="Erin Chille" w:date="2023-02-14T11:52:00Z"/>
          <w:rFonts w:eastAsia="Arial"/>
          <w:color w:val="333333"/>
        </w:rPr>
      </w:pPr>
      <w:moveTo w:id="935" w:author="Erin Chille" w:date="2023-02-14T11:52:00Z">
        <w:r w:rsidRPr="00557827">
          <w:rPr>
            <w:rFonts w:eastAsia="Arial"/>
            <w:color w:val="333333"/>
          </w:rPr>
          <w:t>"Comparative gene expression analyses have also led to the discovery of functional variation among individuals and populations that could be used to guide conservation of reefs and prioritization of individuals for incorporation into restoration programs.... An increasing number of studies have shown that corals are capable of genetically adapting to their local environments... (Polato et al. 2010; Barshis et al. 2013; Dixon et al. 2015; Kenkel and Matz 2016)."</w:t>
        </w:r>
      </w:moveTo>
    </w:p>
    <w:p w14:paraId="4661C30B" w14:textId="77777777" w:rsidR="00614C40" w:rsidRPr="00557827" w:rsidRDefault="00614C40" w:rsidP="00614C40">
      <w:pPr>
        <w:widowControl w:val="0"/>
        <w:numPr>
          <w:ilvl w:val="1"/>
          <w:numId w:val="3"/>
        </w:numPr>
        <w:shd w:val="clear" w:color="auto" w:fill="FFFFFF"/>
        <w:spacing w:line="240" w:lineRule="auto"/>
        <w:rPr>
          <w:moveTo w:id="936" w:author="Erin Chille" w:date="2023-02-14T11:52:00Z"/>
          <w:rFonts w:eastAsia="Arial"/>
          <w:color w:val="333333"/>
        </w:rPr>
      </w:pPr>
      <w:moveTo w:id="937" w:author="Erin Chille" w:date="2023-02-14T11:52:00Z">
        <w:r w:rsidRPr="00557827">
          <w:rPr>
            <w:rFonts w:eastAsia="Arial"/>
            <w:color w:val="333333"/>
          </w:rPr>
          <w:t>Dixon et al. 2015 Showed that there is a strong genetic component for thermal tolerance in corals</w:t>
        </w:r>
      </w:moveTo>
    </w:p>
    <w:p w14:paraId="2F845C62" w14:textId="77777777" w:rsidR="00614C40" w:rsidRPr="00557827" w:rsidRDefault="00614C40" w:rsidP="00614C40">
      <w:pPr>
        <w:widowControl w:val="0"/>
        <w:numPr>
          <w:ilvl w:val="0"/>
          <w:numId w:val="3"/>
        </w:numPr>
        <w:shd w:val="clear" w:color="auto" w:fill="FFFFFF"/>
        <w:spacing w:line="240" w:lineRule="auto"/>
        <w:rPr>
          <w:moveTo w:id="938" w:author="Erin Chille" w:date="2023-02-14T11:52:00Z"/>
          <w:rFonts w:eastAsia="Arial"/>
          <w:color w:val="333333"/>
        </w:rPr>
      </w:pPr>
      <w:moveTo w:id="939" w:author="Erin Chille" w:date="2023-02-14T11:52:00Z">
        <w:r w:rsidRPr="00557827">
          <w:rPr>
            <w:rFonts w:eastAsia="Arial"/>
            <w:color w:val="333333"/>
          </w:rPr>
          <w:t xml:space="preserve">"Expression plasticity has been suggested as a metric in the absence of other information regarding the ﬁtness consequences of directional changes in expression (He et al. 2016), but </w:t>
        </w:r>
        <w:r w:rsidRPr="00557827">
          <w:rPr>
            <w:rFonts w:eastAsia="Arial"/>
            <w:b/>
            <w:color w:val="333333"/>
          </w:rPr>
          <w:t>plastic responses can be maladaptive, such as the loss of homeostasis in extreme environments (Ghalambor et al. 2007)</w:t>
        </w:r>
        <w:r w:rsidRPr="00557827">
          <w:rPr>
            <w:rFonts w:eastAsia="Arial"/>
            <w:color w:val="333333"/>
          </w:rPr>
          <w:t>... For example, whole-transcriptome proﬁling has revealed that both the magnitude of the expression response (Kenkel and Matz 2016) and the resiliency of the response, or the ability to alter and rapidly return to baseline expression (Seneca and Palumbi 2015; Thomas et al. 2019; Savary et al. 2021), are associated with elevated thermal tolerance..."</w:t>
        </w:r>
      </w:moveTo>
    </w:p>
    <w:p w14:paraId="03D8D7D9" w14:textId="77777777" w:rsidR="00614C40" w:rsidRPr="00557827" w:rsidRDefault="00614C40" w:rsidP="00614C40">
      <w:pPr>
        <w:widowControl w:val="0"/>
        <w:numPr>
          <w:ilvl w:val="1"/>
          <w:numId w:val="3"/>
        </w:numPr>
        <w:shd w:val="clear" w:color="auto" w:fill="FFFFFF"/>
        <w:spacing w:line="240" w:lineRule="auto"/>
        <w:rPr>
          <w:moveTo w:id="940" w:author="Erin Chille" w:date="2023-02-14T11:52:00Z"/>
          <w:rFonts w:eastAsia="Arial"/>
          <w:color w:val="333333"/>
        </w:rPr>
      </w:pPr>
      <w:moveTo w:id="941" w:author="Erin Chille" w:date="2023-02-14T11:52:00Z">
        <w:r w:rsidRPr="00557827">
          <w:rPr>
            <w:rFonts w:eastAsia="Arial"/>
            <w:b/>
            <w:color w:val="333333"/>
          </w:rPr>
          <w:t>Limitation: Our data may not have captured short-term differences in gene expression</w:t>
        </w:r>
      </w:moveTo>
    </w:p>
    <w:p w14:paraId="30DD54CF" w14:textId="77777777" w:rsidR="00614C40" w:rsidRPr="00557827" w:rsidRDefault="00614C40" w:rsidP="00614C40">
      <w:pPr>
        <w:widowControl w:val="0"/>
        <w:numPr>
          <w:ilvl w:val="1"/>
          <w:numId w:val="3"/>
        </w:numPr>
        <w:shd w:val="clear" w:color="auto" w:fill="FFFFFF"/>
        <w:spacing w:line="240" w:lineRule="auto"/>
        <w:rPr>
          <w:moveTo w:id="942" w:author="Erin Chille" w:date="2023-02-14T11:52:00Z"/>
          <w:rFonts w:eastAsia="Arial"/>
          <w:color w:val="333333"/>
        </w:rPr>
      </w:pPr>
      <w:moveTo w:id="943" w:author="Erin Chille" w:date="2023-02-14T11:52:00Z">
        <w:r w:rsidRPr="00557827">
          <w:rPr>
            <w:rFonts w:eastAsia="Arial"/>
            <w:color w:val="333333"/>
          </w:rPr>
          <w:t>Low expression plasticity may be adaptive by preventing a maladaptive response to thermal stress?</w:t>
        </w:r>
      </w:moveTo>
    </w:p>
    <w:p w14:paraId="360B4CC9" w14:textId="77777777" w:rsidR="00614C40" w:rsidRPr="00557827" w:rsidRDefault="00614C40" w:rsidP="00614C40">
      <w:pPr>
        <w:widowControl w:val="0"/>
        <w:numPr>
          <w:ilvl w:val="0"/>
          <w:numId w:val="3"/>
        </w:numPr>
        <w:shd w:val="clear" w:color="auto" w:fill="FFFFFF"/>
        <w:spacing w:line="240" w:lineRule="auto"/>
        <w:rPr>
          <w:moveTo w:id="944" w:author="Erin Chille" w:date="2023-02-14T11:52:00Z"/>
          <w:rFonts w:eastAsia="Arial"/>
          <w:color w:val="333333"/>
        </w:rPr>
      </w:pPr>
      <w:moveTo w:id="945" w:author="Erin Chille" w:date="2023-02-14T11:52:00Z">
        <w:r w:rsidRPr="00557827">
          <w:rPr>
            <w:rFonts w:eastAsia="Arial"/>
            <w:color w:val="333333"/>
          </w:rPr>
          <w:t>"</w:t>
        </w:r>
        <w:r w:rsidRPr="00557827">
          <w:rPr>
            <w:rFonts w:eastAsia="Arial"/>
            <w:b/>
            <w:color w:val="333333"/>
          </w:rPr>
          <w:t>genome-wide patterns of transcriptional variation could also be used to identify thermotolerant genotypes or holobiont combinations</w:t>
        </w:r>
        <w:r w:rsidRPr="00557827">
          <w:rPr>
            <w:rFonts w:eastAsia="Arial"/>
            <w:color w:val="333333"/>
          </w:rPr>
          <w:t>"</w:t>
        </w:r>
      </w:moveTo>
    </w:p>
    <w:p w14:paraId="6A8D8EB6" w14:textId="77777777" w:rsidR="00614C40" w:rsidRPr="00557827" w:rsidRDefault="00614C40" w:rsidP="00614C40">
      <w:pPr>
        <w:widowControl w:val="0"/>
        <w:numPr>
          <w:ilvl w:val="0"/>
          <w:numId w:val="3"/>
        </w:numPr>
        <w:shd w:val="clear" w:color="auto" w:fill="FFFFFF"/>
        <w:spacing w:line="240" w:lineRule="auto"/>
        <w:rPr>
          <w:moveTo w:id="946" w:author="Erin Chille" w:date="2023-02-14T11:52:00Z"/>
          <w:rFonts w:eastAsia="Arial"/>
          <w:color w:val="333333"/>
        </w:rPr>
      </w:pPr>
      <w:moveTo w:id="947" w:author="Erin Chille" w:date="2023-02-14T11:52:00Z">
        <w:r w:rsidRPr="00557827">
          <w:rPr>
            <w:rFonts w:eastAsia="Arial"/>
            <w:color w:val="333333"/>
          </w:rPr>
          <w:t>"SNPs mined from RNA-seq data have also been used to identify clonal individuals (Fifer et al. 2021)"</w:t>
        </w:r>
      </w:moveTo>
    </w:p>
    <w:p w14:paraId="53A8D833" w14:textId="77777777" w:rsidR="00614C40" w:rsidRPr="00557827" w:rsidRDefault="00614C40" w:rsidP="00614C40">
      <w:pPr>
        <w:widowControl w:val="0"/>
        <w:numPr>
          <w:ilvl w:val="1"/>
          <w:numId w:val="3"/>
        </w:numPr>
        <w:shd w:val="clear" w:color="auto" w:fill="FFFFFF"/>
        <w:spacing w:line="240" w:lineRule="auto"/>
        <w:rPr>
          <w:moveTo w:id="948" w:author="Erin Chille" w:date="2023-02-14T11:52:00Z"/>
          <w:rFonts w:eastAsia="Arial"/>
          <w:color w:val="333333"/>
        </w:rPr>
      </w:pPr>
      <w:moveTo w:id="949" w:author="Erin Chille" w:date="2023-02-14T11:52:00Z">
        <w:r w:rsidRPr="00557827">
          <w:rPr>
            <w:rFonts w:eastAsia="Arial"/>
            <w:color w:val="333333"/>
          </w:rPr>
          <w:t xml:space="preserve">Unlike our experiment, gene expression in a highly clonal population of </w:t>
        </w:r>
        <w:r w:rsidRPr="00557827">
          <w:rPr>
            <w:rFonts w:eastAsia="Arial"/>
            <w:i/>
            <w:color w:val="333333"/>
          </w:rPr>
          <w:t>A.</w:t>
        </w:r>
        <w:r w:rsidRPr="00557827">
          <w:rPr>
            <w:rFonts w:eastAsia="Arial"/>
            <w:color w:val="333333"/>
          </w:rPr>
          <w:t xml:space="preserve"> cf. </w:t>
        </w:r>
        <w:r w:rsidRPr="00557827">
          <w:rPr>
            <w:rFonts w:eastAsia="Arial"/>
            <w:i/>
            <w:color w:val="333333"/>
          </w:rPr>
          <w:t>pulchra</w:t>
        </w:r>
        <w:r w:rsidRPr="00557827">
          <w:rPr>
            <w:rFonts w:eastAsia="Arial"/>
            <w:color w:val="333333"/>
          </w:rPr>
          <w:t xml:space="preserve"> showed more variable response to environment than to genotype. "The separation according to both flow (p &lt; .05) and heat (p &lt; .05) was statistically significant." &lt;Not genotype&gt;</w:t>
        </w:r>
      </w:moveTo>
    </w:p>
    <w:p w14:paraId="0F7AEE94" w14:textId="77777777" w:rsidR="00614C40" w:rsidRPr="00557827" w:rsidRDefault="00614C40" w:rsidP="00614C40">
      <w:pPr>
        <w:widowControl w:val="0"/>
        <w:numPr>
          <w:ilvl w:val="0"/>
          <w:numId w:val="3"/>
        </w:numPr>
        <w:shd w:val="clear" w:color="auto" w:fill="FFFFFF"/>
        <w:spacing w:line="240" w:lineRule="auto"/>
        <w:rPr>
          <w:moveTo w:id="950" w:author="Erin Chille" w:date="2023-02-14T11:52:00Z"/>
          <w:rFonts w:eastAsia="Arial"/>
          <w:color w:val="333333"/>
        </w:rPr>
      </w:pPr>
      <w:moveTo w:id="951" w:author="Erin Chille" w:date="2023-02-14T11:52:00Z">
        <w:r w:rsidRPr="00557827">
          <w:rPr>
            <w:rFonts w:eastAsia="Arial"/>
            <w:color w:val="333333"/>
          </w:rPr>
          <w:t>"</w:t>
        </w:r>
        <w:r w:rsidRPr="00557827">
          <w:rPr>
            <w:rFonts w:eastAsia="Arial"/>
            <w:b/>
            <w:color w:val="333333"/>
          </w:rPr>
          <w:t>it is possible to differentiate clonal colonies from expression data alone as genotype can be a strong predictor of host expression patterns</w:t>
        </w:r>
        <w:r w:rsidRPr="00557827">
          <w:rPr>
            <w:rFonts w:eastAsia="Arial"/>
            <w:color w:val="333333"/>
          </w:rPr>
          <w:t xml:space="preserve"> , although this pattern may not always hold" (sources provided don't seem to support this claim)</w:t>
        </w:r>
      </w:moveTo>
    </w:p>
    <w:p w14:paraId="7A1F5344" w14:textId="77777777" w:rsidR="00614C40" w:rsidRPr="00557827" w:rsidDel="00614C40" w:rsidRDefault="00614C40" w:rsidP="00614C40">
      <w:pPr>
        <w:widowControl w:val="0"/>
        <w:numPr>
          <w:ilvl w:val="0"/>
          <w:numId w:val="3"/>
        </w:numPr>
        <w:shd w:val="clear" w:color="auto" w:fill="FFFFFF"/>
        <w:spacing w:line="240" w:lineRule="auto"/>
        <w:rPr>
          <w:del w:id="952" w:author="Erin Chille" w:date="2023-02-14T11:52:00Z"/>
          <w:moveTo w:id="953" w:author="Erin Chille" w:date="2023-02-14T11:52:00Z"/>
          <w:rFonts w:eastAsia="Arial"/>
          <w:color w:val="333333"/>
        </w:rPr>
      </w:pPr>
      <w:moveTo w:id="954" w:author="Erin Chille" w:date="2023-02-14T11:52:00Z">
        <w:r w:rsidRPr="00557827">
          <w:rPr>
            <w:rFonts w:eastAsia="Arial"/>
            <w:color w:val="333333"/>
          </w:rPr>
          <w:t xml:space="preserve">"...cryptic lineages can exhibit different physiological tolerances that inﬂuence their </w:t>
        </w:r>
        <w:r w:rsidRPr="00557827">
          <w:rPr>
            <w:rFonts w:eastAsia="Arial"/>
            <w:color w:val="333333"/>
          </w:rPr>
          <w:lastRenderedPageBreak/>
          <w:t>responses to environ-mental variation (Prada and Hellberg 2013; Warner et al. 2015; Gómez-Corrales and Prada 2020).</w:t>
        </w:r>
      </w:moveTo>
    </w:p>
    <w:p w14:paraId="1ECA5E0D" w14:textId="77777777" w:rsidR="00614C40" w:rsidRPr="00557827" w:rsidDel="00614C40" w:rsidRDefault="00614C40">
      <w:pPr>
        <w:widowControl w:val="0"/>
        <w:numPr>
          <w:ilvl w:val="0"/>
          <w:numId w:val="3"/>
        </w:numPr>
        <w:shd w:val="clear" w:color="auto" w:fill="FFFFFF"/>
        <w:spacing w:after="240" w:line="240" w:lineRule="auto"/>
        <w:rPr>
          <w:del w:id="955" w:author="Erin Chille" w:date="2023-02-14T11:52:00Z"/>
          <w:moveTo w:id="956" w:author="Erin Chille" w:date="2023-02-14T11:52:00Z"/>
        </w:rPr>
        <w:pPrChange w:id="957" w:author="Erin Chille" w:date="2023-02-14T11:52:00Z">
          <w:pPr>
            <w:widowControl w:val="0"/>
            <w:pBdr>
              <w:top w:val="nil"/>
              <w:left w:val="nil"/>
              <w:bottom w:val="nil"/>
              <w:right w:val="nil"/>
              <w:between w:val="nil"/>
            </w:pBdr>
            <w:spacing w:after="240" w:line="240" w:lineRule="auto"/>
            <w:ind w:left="480" w:hanging="480"/>
          </w:pPr>
        </w:pPrChange>
      </w:pPr>
    </w:p>
    <w:p w14:paraId="5486E66C" w14:textId="5DF01C26" w:rsidR="00614C40" w:rsidRPr="00324268" w:rsidDel="00614C40" w:rsidRDefault="00614C40" w:rsidP="00614C40">
      <w:pPr>
        <w:widowControl w:val="0"/>
        <w:pBdr>
          <w:top w:val="nil"/>
          <w:left w:val="nil"/>
          <w:bottom w:val="nil"/>
          <w:right w:val="nil"/>
          <w:between w:val="nil"/>
        </w:pBdr>
        <w:rPr>
          <w:del w:id="958" w:author="Erin Chille" w:date="2023-02-14T11:52:00Z"/>
          <w:moveTo w:id="959" w:author="Erin Chille" w:date="2023-02-14T11:52:00Z"/>
          <w:b/>
        </w:rPr>
      </w:pPr>
      <w:moveTo w:id="960" w:author="Erin Chille" w:date="2023-02-14T11:52:00Z">
        <w:del w:id="961" w:author="Erin Chille" w:date="2023-02-14T11:52:00Z">
          <w:r w:rsidRPr="00324268" w:rsidDel="00614C40">
            <w:rPr>
              <w:b/>
            </w:rPr>
            <w:delText>Methods</w:delText>
          </w:r>
        </w:del>
      </w:moveTo>
    </w:p>
    <w:moveToRangeEnd w:id="828"/>
    <w:p w14:paraId="49F90346" w14:textId="77777777" w:rsidR="00614C40" w:rsidRPr="00557827" w:rsidRDefault="00614C40">
      <w:pPr>
        <w:widowControl w:val="0"/>
        <w:numPr>
          <w:ilvl w:val="0"/>
          <w:numId w:val="3"/>
        </w:numPr>
        <w:shd w:val="clear" w:color="auto" w:fill="FFFFFF"/>
        <w:spacing w:line="240" w:lineRule="auto"/>
        <w:pPrChange w:id="962" w:author="Erin Chille" w:date="2023-02-14T11:52:00Z">
          <w:pPr>
            <w:widowControl w:val="0"/>
            <w:pBdr>
              <w:top w:val="nil"/>
              <w:left w:val="nil"/>
              <w:bottom w:val="nil"/>
              <w:right w:val="nil"/>
              <w:between w:val="nil"/>
            </w:pBdr>
          </w:pPr>
        </w:pPrChange>
      </w:pPr>
    </w:p>
    <w:sectPr w:rsidR="00614C40" w:rsidRPr="0055782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3-02-10T11:52:00Z" w:initials="MOU">
    <w:p w14:paraId="368ED756" w14:textId="78FD7370" w:rsidR="008E123A" w:rsidRDefault="008E123A">
      <w:pPr>
        <w:pStyle w:val="CommentText"/>
      </w:pPr>
      <w:r>
        <w:rPr>
          <w:rStyle w:val="CommentReference"/>
        </w:rPr>
        <w:annotationRef/>
      </w:r>
      <w:r w:rsidRPr="00557827">
        <w:rPr>
          <w:b/>
        </w:rPr>
        <w:t>1.</w:t>
      </w:r>
      <w:r>
        <w:rPr>
          <w:b/>
        </w:rPr>
        <w:t xml:space="preserve"> </w:t>
      </w:r>
      <w:hyperlink r:id="rId1">
        <w:r w:rsidRPr="00557827">
          <w:rPr>
            <w:color w:val="000000"/>
          </w:rPr>
          <w:t xml:space="preserve">Eakin, C.M., Devotta, D., Heron, S., Connolly, S., Liu, G., Geiger, E., Cour, J.D.L., Gomez, A., Skirving, W., Baird, A., et al. (2022). The 2014-17 global coral bleaching event: The most severe and widespread coral reef destruction. Research Square. </w:t>
        </w:r>
      </w:hyperlink>
      <w:hyperlink r:id="rId2">
        <w:r w:rsidRPr="00557827">
          <w:rPr>
            <w:color w:val="000000"/>
          </w:rPr>
          <w:t>10.21203/rs.3.rs-1555992/v1</w:t>
        </w:r>
      </w:hyperlink>
      <w:hyperlink r:id="rId3">
        <w:r w:rsidRPr="00557827">
          <w:rPr>
            <w:color w:val="000000"/>
          </w:rPr>
          <w:t>.</w:t>
        </w:r>
      </w:hyperlink>
    </w:p>
  </w:comment>
  <w:comment w:id="3" w:author="Microsoft Office User" w:date="2023-02-10T11:51:00Z" w:initials="MOU">
    <w:p w14:paraId="3A6AD58E" w14:textId="5C9E6D59" w:rsidR="008E123A" w:rsidRPr="00557827" w:rsidRDefault="008E123A" w:rsidP="00A00BCE">
      <w:pPr>
        <w:widowControl w:val="0"/>
        <w:pBdr>
          <w:top w:val="nil"/>
          <w:left w:val="nil"/>
          <w:bottom w:val="nil"/>
          <w:right w:val="nil"/>
          <w:between w:val="nil"/>
        </w:pBdr>
        <w:spacing w:before="240" w:after="240" w:line="240" w:lineRule="auto"/>
      </w:pPr>
      <w:r>
        <w:rPr>
          <w:rStyle w:val="CommentReference"/>
        </w:rPr>
        <w:annotationRef/>
      </w:r>
      <w:r>
        <w:t>3</w:t>
      </w:r>
      <w:r w:rsidRPr="00557827">
        <w:t>.</w:t>
      </w:r>
      <w:r>
        <w:t xml:space="preserve"> </w:t>
      </w:r>
      <w:hyperlink r:id="rId4">
        <w:r w:rsidRPr="00557827">
          <w:rPr>
            <w:color w:val="000000"/>
          </w:rPr>
          <w:t xml:space="preserve">Cziesielski, M.J., Schmidt-Roach, S., and Aranda, M. (2019). The past, present, and future of coral heat stress studies. Ecol. Evol. </w:t>
        </w:r>
      </w:hyperlink>
      <w:hyperlink r:id="rId5">
        <w:r w:rsidRPr="00557827">
          <w:rPr>
            <w:i/>
            <w:color w:val="000000"/>
          </w:rPr>
          <w:t>9</w:t>
        </w:r>
      </w:hyperlink>
      <w:hyperlink r:id="rId6">
        <w:r w:rsidRPr="00557827">
          <w:rPr>
            <w:color w:val="000000"/>
          </w:rPr>
          <w:t>, 10055–10066.</w:t>
        </w:r>
      </w:hyperlink>
    </w:p>
    <w:p w14:paraId="2F8F825A" w14:textId="77777777" w:rsidR="008E123A" w:rsidRDefault="008E123A" w:rsidP="00A00BCE">
      <w:pPr>
        <w:pStyle w:val="CommentText"/>
      </w:pPr>
    </w:p>
    <w:p w14:paraId="2F888166" w14:textId="5C7601E8" w:rsidR="008E123A" w:rsidRDefault="008E123A" w:rsidP="00A00BCE">
      <w:pPr>
        <w:pStyle w:val="CommentText"/>
      </w:pPr>
      <w:r>
        <w:t>4</w:t>
      </w:r>
      <w:r w:rsidRPr="00557827">
        <w:t>.</w:t>
      </w:r>
      <w:hyperlink r:id="rId7">
        <w:r w:rsidRPr="00557827">
          <w:rPr>
            <w:color w:val="000000"/>
          </w:rPr>
          <w:t>Kenkel, C.D., and Wright, R.M. (2022). Can Gene Expression Studies Inform Coral Reef Conservation and Restoration? In Coral Reef Conservation and Restoration in the Omics Age, M. J. H. van Oppen and M. Aranda Lastra, eds. (Springer International Publishing), pp. 151–166.</w:t>
        </w:r>
      </w:hyperlink>
    </w:p>
  </w:comment>
  <w:comment w:id="7" w:author="Microsoft Office User" w:date="2023-02-10T12:02:00Z" w:initials="MOU">
    <w:p w14:paraId="20CB0EE9" w14:textId="39FE47D8" w:rsidR="008E123A" w:rsidRDefault="008E123A" w:rsidP="00C62CA5">
      <w:pPr>
        <w:pStyle w:val="CommentText"/>
      </w:pPr>
      <w:r>
        <w:rPr>
          <w:rStyle w:val="CommentReference"/>
        </w:rPr>
        <w:annotationRef/>
      </w:r>
      <w:r>
        <w:t>5. Timothy G. Stephens, Emma L. Strand, Amin R. Mohamed, Amanda Williams, Eric N. Chiles, Xiaoyang Su, Debashish Bhattacharya, Hollie M. Putnam. Ploidy variation and its implications for reproduction and population dynamics in two sympatric Hawaiian coral species.</w:t>
      </w:r>
    </w:p>
    <w:p w14:paraId="42C269AF" w14:textId="2907D012" w:rsidR="008E123A" w:rsidRDefault="008E123A" w:rsidP="00C62CA5">
      <w:pPr>
        <w:pStyle w:val="CommentText"/>
      </w:pPr>
      <w:r>
        <w:t>bioRxiv 2021.11.21.469467; doi: https://doi.org/10.1101/2021.11.21.469467</w:t>
      </w:r>
    </w:p>
  </w:comment>
  <w:comment w:id="20" w:author="Erin Chille" w:date="2023-02-13T13:06:00Z" w:initials="EC">
    <w:p w14:paraId="5B1322F9" w14:textId="77777777" w:rsidR="008A07C0" w:rsidRDefault="008A07C0" w:rsidP="003B0F6C">
      <w:r>
        <w:rPr>
          <w:rStyle w:val="CommentReference"/>
        </w:rPr>
        <w:annotationRef/>
      </w:r>
      <w:r>
        <w:rPr>
          <w:sz w:val="20"/>
          <w:szCs w:val="20"/>
        </w:rPr>
        <w:t>This is reported in Emma’s paper that she submitted in December</w:t>
      </w:r>
      <w:r>
        <w:rPr>
          <w:sz w:val="20"/>
          <w:szCs w:val="20"/>
        </w:rPr>
        <w:cr/>
      </w:r>
      <w:r>
        <w:rPr>
          <w:sz w:val="20"/>
          <w:szCs w:val="20"/>
        </w:rPr>
        <w:cr/>
        <w:t>Manuscript (also dissertation chapter 1): “</w:t>
      </w:r>
      <w:r>
        <w:rPr>
          <w:b/>
          <w:bCs/>
          <w:sz w:val="20"/>
          <w:szCs w:val="20"/>
        </w:rPr>
        <w:t>Coral species loss and physiological legacy effects are elicited by extended marine heatwave and projected ocean acidification conditions</w:t>
      </w:r>
      <w:r>
        <w:rPr>
          <w:sz w:val="20"/>
          <w:szCs w:val="20"/>
        </w:rPr>
        <w:t xml:space="preserve">” </w:t>
      </w:r>
      <w:r>
        <w:rPr>
          <w:sz w:val="20"/>
          <w:szCs w:val="20"/>
        </w:rPr>
        <w:cr/>
      </w:r>
      <w:r>
        <w:rPr>
          <w:sz w:val="20"/>
          <w:szCs w:val="20"/>
        </w:rPr>
        <w:cr/>
      </w:r>
      <w:r>
        <w:rPr>
          <w:b/>
          <w:bCs/>
          <w:sz w:val="20"/>
          <w:szCs w:val="20"/>
        </w:rPr>
        <w:t xml:space="preserve">Data used: </w:t>
      </w:r>
      <w:r>
        <w:rPr>
          <w:sz w:val="20"/>
          <w:szCs w:val="20"/>
        </w:rPr>
        <w:t xml:space="preserve">Survivorship, color score, buoyant weight, multivariate host and symbiont physiology, and Symbiodiniaeceae communities (ITS2 Seq). </w:t>
      </w:r>
      <w:r>
        <w:rPr>
          <w:sz w:val="20"/>
          <w:szCs w:val="20"/>
        </w:rPr>
        <w:cr/>
      </w:r>
      <w:r>
        <w:rPr>
          <w:b/>
          <w:bCs/>
          <w:sz w:val="20"/>
          <w:szCs w:val="20"/>
        </w:rPr>
        <w:t>Timepoints</w:t>
      </w:r>
      <w:r>
        <w:rPr>
          <w:sz w:val="20"/>
          <w:szCs w:val="20"/>
        </w:rPr>
        <w:t>: All time points through 4-month time series</w:t>
      </w:r>
      <w:r>
        <w:rPr>
          <w:sz w:val="20"/>
          <w:szCs w:val="20"/>
        </w:rPr>
        <w:cr/>
      </w:r>
      <w:r>
        <w:rPr>
          <w:b/>
          <w:bCs/>
          <w:sz w:val="20"/>
          <w:szCs w:val="20"/>
        </w:rPr>
        <w:t>Authors:</w:t>
      </w:r>
      <w:r>
        <w:rPr>
          <w:sz w:val="20"/>
          <w:szCs w:val="20"/>
        </w:rPr>
        <w:t xml:space="preserve"> Emma Strand, Kevin Wong, Ana McMenamin, Alexa Farraj, Sierra Gray, &amp; Hollie Putnam</w:t>
      </w:r>
      <w:r>
        <w:rPr>
          <w:sz w:val="20"/>
          <w:szCs w:val="20"/>
        </w:rPr>
        <w:cr/>
      </w:r>
      <w:r>
        <w:rPr>
          <w:sz w:val="20"/>
          <w:szCs w:val="20"/>
        </w:rPr>
        <w:cr/>
      </w:r>
      <w:hyperlink r:id="rId8" w:history="1">
        <w:r w:rsidRPr="003B0F6C">
          <w:rPr>
            <w:rStyle w:val="Hyperlink"/>
            <w:sz w:val="20"/>
            <w:szCs w:val="20"/>
          </w:rPr>
          <w:t>https://docs.google.com/document/d/1yB_fD2HUb9X2uJmQeTKQJeNM4XPfx6p5eP8OStx4T7U/edit#</w:t>
        </w:r>
      </w:hyperlink>
    </w:p>
    <w:p w14:paraId="08318653" w14:textId="77777777" w:rsidR="008A07C0" w:rsidRDefault="008A07C0" w:rsidP="003B0F6C"/>
    <w:p w14:paraId="6EFAC5C9" w14:textId="77777777" w:rsidR="008A07C0" w:rsidRDefault="00204450" w:rsidP="003B0F6C">
      <w:hyperlink r:id="rId9" w:anchor="slide=id.g136d43a31f4_5_5" w:history="1">
        <w:r w:rsidR="008A07C0" w:rsidRPr="003B0F6C">
          <w:rPr>
            <w:rStyle w:val="Hyperlink"/>
            <w:sz w:val="20"/>
            <w:szCs w:val="20"/>
          </w:rPr>
          <w:t>https://docs.google.com/presentation/d/12C529wc_5IkUtTrHDu8i4HF4flPu-olwamsy4vmp9R0/edit#slide=id.g136d43a31f4_5_5</w:t>
        </w:r>
      </w:hyperlink>
    </w:p>
    <w:p w14:paraId="77EFC655" w14:textId="77777777" w:rsidR="008A07C0" w:rsidRDefault="008A07C0" w:rsidP="003B0F6C"/>
  </w:comment>
  <w:comment w:id="33" w:author="Erin Chille" w:date="2023-02-08T19:17:00Z" w:initials="">
    <w:p w14:paraId="05824588" w14:textId="2230A690" w:rsidR="008E123A" w:rsidRDefault="008E123A" w:rsidP="009A452A">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All red numbers to be double-checked</w:t>
      </w:r>
    </w:p>
  </w:comment>
  <w:comment w:id="35" w:author="Erin Chille" w:date="2023-02-08T19:18:00Z" w:initials="">
    <w:p w14:paraId="71B220C9" w14:textId="77777777" w:rsidR="008E123A" w:rsidRDefault="008E123A" w:rsidP="009A452A">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34 Group2, 24 Group3, 27 Group6</w:t>
      </w:r>
    </w:p>
  </w:comment>
  <w:comment w:id="39" w:author="Erin Chille" w:date="2023-02-14T16:10:00Z" w:initials="EC">
    <w:p w14:paraId="50AB3676" w14:textId="77777777" w:rsidR="006F4A39" w:rsidRDefault="006F4A39" w:rsidP="00C57366">
      <w:r>
        <w:rPr>
          <w:rStyle w:val="CommentReference"/>
        </w:rPr>
        <w:annotationRef/>
      </w:r>
      <w:r>
        <w:rPr>
          <w:color w:val="000000"/>
          <w:sz w:val="20"/>
          <w:szCs w:val="20"/>
        </w:rPr>
        <w:t>Sample metadata</w:t>
      </w:r>
    </w:p>
  </w:comment>
  <w:comment w:id="48" w:author="Microsoft Office User" w:date="2023-02-10T13:55:00Z" w:initials="MOU">
    <w:p w14:paraId="3E06A540" w14:textId="4DEA52AF" w:rsidR="008E123A" w:rsidRPr="00C26AF1" w:rsidRDefault="008E123A" w:rsidP="00C26AF1">
      <w:pPr>
        <w:rPr>
          <w:lang w:val="en-US"/>
        </w:rPr>
      </w:pPr>
      <w:r>
        <w:rPr>
          <w:rStyle w:val="CommentReference"/>
        </w:rPr>
        <w:annotationRef/>
      </w:r>
      <w:r w:rsidRPr="00C26AF1">
        <w:rPr>
          <w:rFonts w:ascii="Segoe UI" w:hAnsi="Segoe UI" w:cs="Segoe UI"/>
          <w:color w:val="212121"/>
          <w:shd w:val="clear" w:color="auto" w:fill="FFFFFF"/>
          <w:lang w:val="en-US"/>
        </w:rPr>
        <w:t>Stephens TG, Lee J, Jeong Y, Yoon HS, Putnam HM, Majerová E, Bhattacharya D. High-quality genome assembles from key Hawaiian coral species. Gigascience. 2022 Nov 9;11:giac098. doi: 10.1093/gigascience/giac098. PMID: 36352542; PMCID: PMC9646523.</w:t>
      </w:r>
    </w:p>
  </w:comment>
  <w:comment w:id="59" w:author="Erin Chille" w:date="2023-02-16T13:31:00Z" w:initials="EC">
    <w:p w14:paraId="6D525971" w14:textId="77777777" w:rsidR="00C16055" w:rsidRDefault="001958C1" w:rsidP="00DF5A4D">
      <w:r>
        <w:rPr>
          <w:rStyle w:val="CommentReference"/>
        </w:rPr>
        <w:annotationRef/>
      </w:r>
      <w:r w:rsidR="00C16055">
        <w:rPr>
          <w:sz w:val="20"/>
          <w:szCs w:val="20"/>
        </w:rPr>
        <w:t>21,048 genes tested</w:t>
      </w:r>
    </w:p>
  </w:comment>
  <w:comment w:id="99" w:author="Erin Chille" w:date="2023-02-14T16:02:00Z" w:initials="EC">
    <w:p w14:paraId="6709E635" w14:textId="77777777" w:rsidR="00B8034B" w:rsidRDefault="00B8034B" w:rsidP="00B8034B">
      <w:r>
        <w:rPr>
          <w:rStyle w:val="CommentReference"/>
        </w:rPr>
        <w:annotationRef/>
      </w:r>
      <w:r>
        <w:rPr>
          <w:color w:val="000000"/>
          <w:sz w:val="20"/>
          <w:szCs w:val="20"/>
        </w:rPr>
        <w:t>Supplementary Tables 1&amp;2 from Tim’s paper filtered to include only genotypes of interest</w:t>
      </w:r>
    </w:p>
  </w:comment>
  <w:comment w:id="128" w:author="Debashish Bhattacharya" w:date="2023-02-12T11:21:00Z" w:initials="DB">
    <w:p w14:paraId="1B95116F" w14:textId="6CE34026" w:rsidR="009037AF" w:rsidRDefault="009037AF" w:rsidP="001E6B79">
      <w:r>
        <w:rPr>
          <w:rStyle w:val="CommentReference"/>
        </w:rPr>
        <w:annotationRef/>
      </w:r>
      <w:r>
        <w:rPr>
          <w:color w:val="202020"/>
          <w:sz w:val="20"/>
          <w:szCs w:val="20"/>
          <w:highlight w:val="white"/>
        </w:rPr>
        <w:t>Ponnala L, Wang Y, Sun Q, van Wijk KJ. Correlation of mRNA and protein abundance in the developing maize leaf. Plant J. 2014 May;78(3):424-40. doi: 10.1111/tpj.12482. Epub 2014 Apr 2. PMID: 24547885.</w:t>
      </w:r>
    </w:p>
    <w:p w14:paraId="40CA93CF" w14:textId="77777777" w:rsidR="009037AF" w:rsidRDefault="009037AF" w:rsidP="001E6B79"/>
    <w:p w14:paraId="47C9D548" w14:textId="77777777" w:rsidR="009037AF" w:rsidRDefault="009037AF" w:rsidP="001E6B79">
      <w:r>
        <w:rPr>
          <w:color w:val="202020"/>
          <w:sz w:val="20"/>
          <w:szCs w:val="20"/>
          <w:highlight w:val="white"/>
        </w:rPr>
        <w:t>Liu Y, Beyer A, Aebersold R. On the Dependency of Cellular Protein Levels on mRNA Abundance. Cell. 2016 Apr 21;165(3):535-50. doi: 10.1016/j.cell.2016.03.014. PMID: 27104977.</w:t>
      </w:r>
    </w:p>
  </w:comment>
  <w:comment w:id="138" w:author="Debashish Bhattacharya" w:date="2023-02-12T11:52:00Z" w:initials="DB">
    <w:p w14:paraId="627A6573" w14:textId="77777777" w:rsidR="00DB1151" w:rsidRDefault="00DB1151" w:rsidP="00475D9C">
      <w:r>
        <w:rPr>
          <w:rStyle w:val="CommentReference"/>
        </w:rPr>
        <w:annotationRef/>
      </w:r>
      <w:r>
        <w:rPr>
          <w:color w:val="000000"/>
          <w:sz w:val="20"/>
          <w:szCs w:val="20"/>
        </w:rPr>
        <w:t>K. D. Bahr, P. L. Jokiel, R. J. Toonen, The unnatural history of Kane'ohe Bay: coral reef</w:t>
      </w:r>
    </w:p>
    <w:p w14:paraId="37A06B1D" w14:textId="77777777" w:rsidR="00DB1151" w:rsidRDefault="00DB1151" w:rsidP="00475D9C">
      <w:r>
        <w:rPr>
          <w:color w:val="000000"/>
          <w:sz w:val="20"/>
          <w:szCs w:val="20"/>
        </w:rPr>
        <w:t>resilience in the face of centuries of anthropogenic impacts. PeerJ. 3, e950 (2015).</w:t>
      </w:r>
    </w:p>
  </w:comment>
  <w:comment w:id="163" w:author="Microsoft Office User" w:date="2023-02-10T13:55:00Z" w:initials="MOU">
    <w:p w14:paraId="157C5AAF" w14:textId="7A4F99BA" w:rsidR="00955435" w:rsidRPr="00C26AF1" w:rsidRDefault="00955435" w:rsidP="00955435">
      <w:pPr>
        <w:rPr>
          <w:lang w:val="en-US"/>
        </w:rPr>
      </w:pPr>
      <w:r>
        <w:rPr>
          <w:rStyle w:val="CommentReference"/>
        </w:rPr>
        <w:annotationRef/>
      </w:r>
      <w:r w:rsidRPr="00C26AF1">
        <w:rPr>
          <w:rFonts w:ascii="Segoe UI" w:hAnsi="Segoe UI" w:cs="Segoe UI"/>
          <w:color w:val="212121"/>
          <w:shd w:val="clear" w:color="auto" w:fill="FFFFFF"/>
          <w:lang w:val="en-US"/>
        </w:rPr>
        <w:t>Stephens TG, Lee J, Jeong Y, Yoon HS, Putnam HM, Majerová E, Bhattacharya D. High-quality genome assembles from key Hawaiian coral species. Gigascience. 2022 Nov 9;11:giac098. doi: 10.1093/gigascience/giac098. PMID: 36352542; PMCID: PMC9646523.</w:t>
      </w:r>
    </w:p>
  </w:comment>
  <w:comment w:id="164" w:author="Debashish Bhattacharya" w:date="2023-02-12T11:54:00Z" w:initials="DB">
    <w:p w14:paraId="25BF0312" w14:textId="77777777" w:rsidR="00DB1151" w:rsidRDefault="00DB1151" w:rsidP="006A1B62">
      <w:r>
        <w:rPr>
          <w:rStyle w:val="CommentReference"/>
        </w:rPr>
        <w:annotationRef/>
      </w:r>
      <w:r>
        <w:rPr>
          <w:color w:val="000000"/>
          <w:sz w:val="20"/>
          <w:szCs w:val="20"/>
        </w:rPr>
        <w:t>C. Caruso, M. R. de Souza, L. Ruiz-Jones, D. Conetta, J. Hancock, C. Hobbs, C. Hobbs, V. Kahkejian, R. Kitchen, C. Marin, S. Monismith, J. Madin, R. Gates, C. Drury, Genetic</w:t>
      </w:r>
    </w:p>
    <w:p w14:paraId="2BE5979E" w14:textId="77777777" w:rsidR="00DB1151" w:rsidRDefault="00DB1151" w:rsidP="006A1B62">
      <w:r>
        <w:rPr>
          <w:color w:val="000000"/>
          <w:sz w:val="20"/>
          <w:szCs w:val="20"/>
        </w:rPr>
        <w:t>patterns in Montipora capitata across an environmental mosaic in Kāne’ohe Bay. bioRxiv.</w:t>
      </w:r>
    </w:p>
    <w:p w14:paraId="5AC95B85" w14:textId="77777777" w:rsidR="00DB1151" w:rsidRDefault="00DB1151" w:rsidP="006A1B62">
      <w:r>
        <w:rPr>
          <w:color w:val="000000"/>
          <w:sz w:val="20"/>
          <w:szCs w:val="20"/>
        </w:rPr>
        <w:t>2021.2010.2007.463582 (2021).</w:t>
      </w:r>
    </w:p>
  </w:comment>
  <w:comment w:id="223" w:author="Debashish Bhattacharya" w:date="2023-02-12T11:52:00Z" w:initials="DB">
    <w:p w14:paraId="762A21A8" w14:textId="7FF08032" w:rsidR="00DB1151" w:rsidRDefault="00DB1151" w:rsidP="0039104A">
      <w:r>
        <w:rPr>
          <w:rStyle w:val="CommentReference"/>
        </w:rPr>
        <w:annotationRef/>
      </w:r>
      <w:r>
        <w:rPr>
          <w:color w:val="000000"/>
          <w:sz w:val="20"/>
          <w:szCs w:val="20"/>
        </w:rPr>
        <w:t>Ploidy variation and its implications for reproduction and population dynamics in two sympatric Hawaiian coral species</w:t>
      </w:r>
    </w:p>
    <w:p w14:paraId="495A12DB" w14:textId="77777777" w:rsidR="00DB1151" w:rsidRDefault="00DB1151" w:rsidP="0039104A">
      <w:r>
        <w:rPr>
          <w:color w:val="000000"/>
          <w:sz w:val="20"/>
          <w:szCs w:val="20"/>
        </w:rPr>
        <w:t>Timothy G. Stephens, Emma L. Strand, Amin R. Mohamed, Amanda Williams, Eric N. Chiles, Xiaoyang Su, Debashish Bhattacharya, Hollie M. Putnam</w:t>
      </w:r>
    </w:p>
    <w:p w14:paraId="1F9239E5" w14:textId="77777777" w:rsidR="00DB1151" w:rsidRDefault="00DB1151" w:rsidP="0039104A">
      <w:r>
        <w:rPr>
          <w:color w:val="000000"/>
          <w:sz w:val="20"/>
          <w:szCs w:val="20"/>
        </w:rPr>
        <w:t xml:space="preserve">bioRxiv 2021.11.21.469467; doi: </w:t>
      </w:r>
      <w:hyperlink r:id="rId10" w:history="1">
        <w:r w:rsidRPr="0039104A">
          <w:rPr>
            <w:rStyle w:val="Hyperlink"/>
            <w:sz w:val="20"/>
            <w:szCs w:val="20"/>
          </w:rPr>
          <w:t>https://doi.org/10.1101/2021.11.21.469467</w:t>
        </w:r>
      </w:hyperlink>
    </w:p>
    <w:p w14:paraId="47C3D3F8" w14:textId="77777777" w:rsidR="00DB1151" w:rsidRDefault="00DB1151" w:rsidP="0039104A"/>
    <w:p w14:paraId="527C2D6C" w14:textId="77777777" w:rsidR="00DB1151" w:rsidRDefault="00DB1151" w:rsidP="0039104A"/>
  </w:comment>
  <w:comment w:id="505" w:author="Erin Chille" w:date="2023-02-14T15:41:00Z" w:initials="EC">
    <w:p w14:paraId="057E79EC" w14:textId="77777777" w:rsidR="007347F0" w:rsidRDefault="007347F0" w:rsidP="0024118D">
      <w:r>
        <w:rPr>
          <w:rStyle w:val="CommentReference"/>
        </w:rPr>
        <w:annotationRef/>
      </w:r>
      <w:r>
        <w:rPr>
          <w:color w:val="000000"/>
          <w:sz w:val="20"/>
          <w:szCs w:val="20"/>
        </w:rPr>
        <w:t>Convert to STAR format and transfer extra info to supplementary methods</w:t>
      </w:r>
    </w:p>
  </w:comment>
  <w:comment w:id="744" w:author="Erin Chille" w:date="2023-02-14T15:42:00Z" w:initials="EC">
    <w:p w14:paraId="691F3256" w14:textId="77777777" w:rsidR="00924A33" w:rsidRDefault="00924A33" w:rsidP="0070549D">
      <w:r>
        <w:rPr>
          <w:rStyle w:val="CommentReference"/>
        </w:rPr>
        <w:annotationRef/>
      </w:r>
      <w:r>
        <w:rPr>
          <w:color w:val="000000"/>
          <w:sz w:val="20"/>
          <w:szCs w:val="20"/>
        </w:rPr>
        <w:t>Reported in Emma’s manuscript</w:t>
      </w:r>
    </w:p>
  </w:comment>
  <w:comment w:id="753" w:author="Erin Chille" w:date="2023-02-14T16:09:00Z" w:initials="EC">
    <w:p w14:paraId="705D982C" w14:textId="77777777" w:rsidR="00824902" w:rsidRDefault="00824902" w:rsidP="001F7FD2">
      <w:r>
        <w:rPr>
          <w:rStyle w:val="CommentReference"/>
        </w:rPr>
        <w:annotationRef/>
      </w:r>
      <w:r>
        <w:rPr>
          <w:color w:val="000000"/>
          <w:sz w:val="20"/>
          <w:szCs w:val="20"/>
        </w:rPr>
        <w:t>Edit to make sure not same as pop gen paper</w:t>
      </w:r>
    </w:p>
  </w:comment>
  <w:comment w:id="758" w:author="Erin Chille" w:date="2023-02-14T15:45:00Z" w:initials="EC">
    <w:p w14:paraId="0E0865C1" w14:textId="2F3722A1" w:rsidR="00974DF1" w:rsidRDefault="00974DF1" w:rsidP="00232766">
      <w:r>
        <w:rPr>
          <w:rStyle w:val="CommentReference"/>
        </w:rPr>
        <w:annotationRef/>
      </w:r>
      <w:r>
        <w:rPr>
          <w:color w:val="000000"/>
          <w:sz w:val="20"/>
          <w:szCs w:val="20"/>
        </w:rPr>
        <w:t>Edit so not the same as pop gen paper</w:t>
      </w:r>
    </w:p>
  </w:comment>
  <w:comment w:id="769" w:author="Erin Chille" w:date="2023-02-14T16:04:00Z" w:initials="EC">
    <w:p w14:paraId="1B91D398" w14:textId="77777777" w:rsidR="00ED3F1B" w:rsidRDefault="00ED3F1B" w:rsidP="00CD332F">
      <w:r>
        <w:rPr>
          <w:rStyle w:val="CommentReference"/>
        </w:rPr>
        <w:annotationRef/>
      </w:r>
      <w:r>
        <w:rPr>
          <w:color w:val="000000"/>
          <w:sz w:val="20"/>
          <w:szCs w:val="20"/>
        </w:rPr>
        <w:t>Tim table S2</w:t>
      </w:r>
    </w:p>
  </w:comment>
  <w:comment w:id="796" w:author="Erin Chille" w:date="2023-02-14T15:57:00Z" w:initials="EC">
    <w:p w14:paraId="6925535A" w14:textId="001C4F43" w:rsidR="00CA2631" w:rsidRDefault="00CA2631" w:rsidP="00285930">
      <w:r>
        <w:rPr>
          <w:rStyle w:val="CommentReference"/>
        </w:rPr>
        <w:annotationRef/>
      </w:r>
      <w:r>
        <w:rPr>
          <w:color w:val="000000"/>
          <w:sz w:val="20"/>
          <w:szCs w:val="20"/>
        </w:rPr>
        <w:t>Tim supplementary table S2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8ED756" w15:done="1"/>
  <w15:commentEx w15:paraId="2F888166" w15:done="1"/>
  <w15:commentEx w15:paraId="42C269AF" w15:done="1"/>
  <w15:commentEx w15:paraId="77EFC655" w15:done="0"/>
  <w15:commentEx w15:paraId="05824588" w15:done="1"/>
  <w15:commentEx w15:paraId="71B220C9" w15:done="0"/>
  <w15:commentEx w15:paraId="50AB3676" w15:done="0"/>
  <w15:commentEx w15:paraId="3E06A540" w15:done="1"/>
  <w15:commentEx w15:paraId="6D525971" w15:done="0"/>
  <w15:commentEx w15:paraId="6709E635" w15:done="0"/>
  <w15:commentEx w15:paraId="47C9D548" w15:done="1"/>
  <w15:commentEx w15:paraId="37A06B1D" w15:done="1"/>
  <w15:commentEx w15:paraId="157C5AAF" w15:done="0"/>
  <w15:commentEx w15:paraId="5AC95B85" w15:paraIdParent="157C5AAF" w15:done="0"/>
  <w15:commentEx w15:paraId="527C2D6C" w15:done="1"/>
  <w15:commentEx w15:paraId="057E79EC" w15:done="0"/>
  <w15:commentEx w15:paraId="691F3256" w15:done="0"/>
  <w15:commentEx w15:paraId="705D982C" w15:done="0"/>
  <w15:commentEx w15:paraId="0E0865C1" w15:done="0"/>
  <w15:commentEx w15:paraId="1B91D398" w15:done="0"/>
  <w15:commentEx w15:paraId="692553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4B439" w16cex:dateUtc="2023-02-13T18:06:00Z"/>
  <w16cex:commentExtensible w16cex:durableId="279630F6" w16cex:dateUtc="2023-02-14T21:10:00Z"/>
  <w16cex:commentExtensible w16cex:durableId="2798AEAA" w16cex:dateUtc="2023-02-16T18:31:00Z"/>
  <w16cex:commentExtensible w16cex:durableId="27962F17" w16cex:dateUtc="2023-02-14T21:02:00Z"/>
  <w16cex:commentExtensible w16cex:durableId="27934A26" w16cex:dateUtc="2023-02-12T16:21:00Z"/>
  <w16cex:commentExtensible w16cex:durableId="27935190" w16cex:dateUtc="2023-02-12T16:52:00Z"/>
  <w16cex:commentExtensible w16cex:durableId="279351DA" w16cex:dateUtc="2023-02-12T16:54:00Z"/>
  <w16cex:commentExtensible w16cex:durableId="27935161" w16cex:dateUtc="2023-02-12T16:52:00Z"/>
  <w16cex:commentExtensible w16cex:durableId="27962A28" w16cex:dateUtc="2023-02-14T20:41:00Z"/>
  <w16cex:commentExtensible w16cex:durableId="27962A50" w16cex:dateUtc="2023-02-14T20:42:00Z"/>
  <w16cex:commentExtensible w16cex:durableId="279630AA" w16cex:dateUtc="2023-02-14T21:09:00Z"/>
  <w16cex:commentExtensible w16cex:durableId="27962B30" w16cex:dateUtc="2023-02-14T20:45:00Z"/>
  <w16cex:commentExtensible w16cex:durableId="27962F86" w16cex:dateUtc="2023-02-14T21:04:00Z"/>
  <w16cex:commentExtensible w16cex:durableId="27962DDF" w16cex:dateUtc="2023-02-14T2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8ED756" w16cid:durableId="2790AE97"/>
  <w16cid:commentId w16cid:paraId="2F888166" w16cid:durableId="2790AE41"/>
  <w16cid:commentId w16cid:paraId="42C269AF" w16cid:durableId="2790B0D4"/>
  <w16cid:commentId w16cid:paraId="77EFC655" w16cid:durableId="2794B439"/>
  <w16cid:commentId w16cid:paraId="05824588" w16cid:durableId="2790D0FB"/>
  <w16cid:commentId w16cid:paraId="71B220C9" w16cid:durableId="2790D0FA"/>
  <w16cid:commentId w16cid:paraId="50AB3676" w16cid:durableId="279630F6"/>
  <w16cid:commentId w16cid:paraId="3E06A540" w16cid:durableId="2790CB4A"/>
  <w16cid:commentId w16cid:paraId="6D525971" w16cid:durableId="2798AEAA"/>
  <w16cid:commentId w16cid:paraId="6709E635" w16cid:durableId="27962F17"/>
  <w16cid:commentId w16cid:paraId="47C9D548" w16cid:durableId="27934A26"/>
  <w16cid:commentId w16cid:paraId="37A06B1D" w16cid:durableId="27935190"/>
  <w16cid:commentId w16cid:paraId="157C5AAF" w16cid:durableId="27934C4B"/>
  <w16cid:commentId w16cid:paraId="5AC95B85" w16cid:durableId="279351DA"/>
  <w16cid:commentId w16cid:paraId="527C2D6C" w16cid:durableId="27935161"/>
  <w16cid:commentId w16cid:paraId="057E79EC" w16cid:durableId="27962A28"/>
  <w16cid:commentId w16cid:paraId="691F3256" w16cid:durableId="27962A50"/>
  <w16cid:commentId w16cid:paraId="705D982C" w16cid:durableId="279630AA"/>
  <w16cid:commentId w16cid:paraId="0E0865C1" w16cid:durableId="27962B30"/>
  <w16cid:commentId w16cid:paraId="1B91D398" w16cid:durableId="27962F86"/>
  <w16cid:commentId w16cid:paraId="6925535A" w16cid:durableId="27962D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61ABC" w14:textId="77777777" w:rsidR="0026605B" w:rsidRDefault="0026605B" w:rsidP="0041044D">
      <w:pPr>
        <w:spacing w:line="240" w:lineRule="auto"/>
      </w:pPr>
      <w:r>
        <w:separator/>
      </w:r>
    </w:p>
  </w:endnote>
  <w:endnote w:type="continuationSeparator" w:id="0">
    <w:p w14:paraId="1101492B" w14:textId="77777777" w:rsidR="0026605B" w:rsidRDefault="0026605B" w:rsidP="0041044D">
      <w:pPr>
        <w:spacing w:line="240" w:lineRule="auto"/>
      </w:pPr>
      <w:r>
        <w:continuationSeparator/>
      </w:r>
    </w:p>
  </w:endnote>
  <w:endnote w:type="continuationNotice" w:id="1">
    <w:p w14:paraId="0D6A273F" w14:textId="77777777" w:rsidR="0026605B" w:rsidRDefault="0026605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F49B4" w14:textId="77777777" w:rsidR="0026605B" w:rsidRDefault="0026605B" w:rsidP="0041044D">
      <w:pPr>
        <w:spacing w:line="240" w:lineRule="auto"/>
      </w:pPr>
      <w:r>
        <w:separator/>
      </w:r>
    </w:p>
  </w:footnote>
  <w:footnote w:type="continuationSeparator" w:id="0">
    <w:p w14:paraId="2DFA2AF0" w14:textId="77777777" w:rsidR="0026605B" w:rsidRDefault="0026605B" w:rsidP="0041044D">
      <w:pPr>
        <w:spacing w:line="240" w:lineRule="auto"/>
      </w:pPr>
      <w:r>
        <w:continuationSeparator/>
      </w:r>
    </w:p>
  </w:footnote>
  <w:footnote w:type="continuationNotice" w:id="1">
    <w:p w14:paraId="565D3D57" w14:textId="77777777" w:rsidR="0026605B" w:rsidRDefault="0026605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E40E2A"/>
    <w:multiLevelType w:val="multilevel"/>
    <w:tmpl w:val="4734F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C6001C"/>
    <w:multiLevelType w:val="multilevel"/>
    <w:tmpl w:val="ADE0E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2EA3D1A"/>
    <w:multiLevelType w:val="multilevel"/>
    <w:tmpl w:val="80663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8950014">
    <w:abstractNumId w:val="1"/>
  </w:num>
  <w:num w:numId="2" w16cid:durableId="554589349">
    <w:abstractNumId w:val="2"/>
  </w:num>
  <w:num w:numId="3" w16cid:durableId="2598334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n Chille">
    <w15:presenceInfo w15:providerId="AD" w15:userId="S::eec72@sebs.rutgers.edu::cab6888d-f1cc-4e0b-b7c4-61f4d93a1ff9"/>
  </w15:person>
  <w15:person w15:author="Microsoft Office User">
    <w15:presenceInfo w15:providerId="None" w15:userId="Microsoft Office User"/>
  </w15:person>
  <w15:person w15:author="Debashish Bhattacharya">
    <w15:presenceInfo w15:providerId="AD" w15:userId="S::dbhattac@sebs.rutgers.edu::ae81daf1-08d8-4a64-a88a-ca4f7100dc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J184X244T535Q355"/>
    <w:docVar w:name="paperpile-doc-name" w:val="Gene expression_Chill etal_2023_db.docx"/>
    <w:docVar w:name="paperpile-includeDoi" w:val="false"/>
    <w:docVar w:name="paperpile-styleFile" w:val="cell.csl"/>
    <w:docVar w:name="paperpile-styleId" w:val="current-biology"/>
    <w:docVar w:name="paperpile-styleLabel" w:val="Current Biology"/>
    <w:docVar w:name="paperpile-styleLocale" w:val="default"/>
  </w:docVars>
  <w:rsids>
    <w:rsidRoot w:val="008564F3"/>
    <w:rsid w:val="000055F3"/>
    <w:rsid w:val="000061FA"/>
    <w:rsid w:val="00007E28"/>
    <w:rsid w:val="00034CA3"/>
    <w:rsid w:val="00042909"/>
    <w:rsid w:val="000447F1"/>
    <w:rsid w:val="00045629"/>
    <w:rsid w:val="00064BF6"/>
    <w:rsid w:val="00070737"/>
    <w:rsid w:val="00074BD1"/>
    <w:rsid w:val="000754F5"/>
    <w:rsid w:val="00086BC9"/>
    <w:rsid w:val="00094B85"/>
    <w:rsid w:val="000A0168"/>
    <w:rsid w:val="000A1BAB"/>
    <w:rsid w:val="000B0553"/>
    <w:rsid w:val="000B65FB"/>
    <w:rsid w:val="000E0340"/>
    <w:rsid w:val="000E6548"/>
    <w:rsid w:val="00100BD8"/>
    <w:rsid w:val="001034BD"/>
    <w:rsid w:val="00104EE2"/>
    <w:rsid w:val="00114918"/>
    <w:rsid w:val="00114F5F"/>
    <w:rsid w:val="001251D6"/>
    <w:rsid w:val="00161BE2"/>
    <w:rsid w:val="0016532E"/>
    <w:rsid w:val="001728C1"/>
    <w:rsid w:val="00182083"/>
    <w:rsid w:val="00192FE4"/>
    <w:rsid w:val="0019351C"/>
    <w:rsid w:val="00194532"/>
    <w:rsid w:val="00194643"/>
    <w:rsid w:val="00195742"/>
    <w:rsid w:val="001958C1"/>
    <w:rsid w:val="001D171F"/>
    <w:rsid w:val="001E38AF"/>
    <w:rsid w:val="001E50AC"/>
    <w:rsid w:val="001E5CC6"/>
    <w:rsid w:val="001F1ABF"/>
    <w:rsid w:val="001F2F3F"/>
    <w:rsid w:val="002050CA"/>
    <w:rsid w:val="00223657"/>
    <w:rsid w:val="0022465F"/>
    <w:rsid w:val="002349C7"/>
    <w:rsid w:val="00245769"/>
    <w:rsid w:val="00251FA9"/>
    <w:rsid w:val="0025205D"/>
    <w:rsid w:val="0026217B"/>
    <w:rsid w:val="002629E0"/>
    <w:rsid w:val="00264812"/>
    <w:rsid w:val="00265050"/>
    <w:rsid w:val="0026605B"/>
    <w:rsid w:val="00273250"/>
    <w:rsid w:val="00274C7F"/>
    <w:rsid w:val="0028144E"/>
    <w:rsid w:val="00287D00"/>
    <w:rsid w:val="0029796D"/>
    <w:rsid w:val="002A67B7"/>
    <w:rsid w:val="002B1264"/>
    <w:rsid w:val="002C1CED"/>
    <w:rsid w:val="002C6D56"/>
    <w:rsid w:val="002E0032"/>
    <w:rsid w:val="002E35CB"/>
    <w:rsid w:val="002F3EB3"/>
    <w:rsid w:val="002F6544"/>
    <w:rsid w:val="00312F38"/>
    <w:rsid w:val="0031520E"/>
    <w:rsid w:val="00324268"/>
    <w:rsid w:val="003275FB"/>
    <w:rsid w:val="00331E8F"/>
    <w:rsid w:val="00334EE2"/>
    <w:rsid w:val="00337756"/>
    <w:rsid w:val="00342753"/>
    <w:rsid w:val="003540BD"/>
    <w:rsid w:val="00355739"/>
    <w:rsid w:val="003971FA"/>
    <w:rsid w:val="003A0103"/>
    <w:rsid w:val="003A0E96"/>
    <w:rsid w:val="003A6DB7"/>
    <w:rsid w:val="003A74B7"/>
    <w:rsid w:val="003B2AD6"/>
    <w:rsid w:val="003B4996"/>
    <w:rsid w:val="003D3212"/>
    <w:rsid w:val="003D55BB"/>
    <w:rsid w:val="003E081D"/>
    <w:rsid w:val="003E3A88"/>
    <w:rsid w:val="003F5761"/>
    <w:rsid w:val="0041044D"/>
    <w:rsid w:val="00412D51"/>
    <w:rsid w:val="0041399E"/>
    <w:rsid w:val="00416423"/>
    <w:rsid w:val="00420010"/>
    <w:rsid w:val="0044376A"/>
    <w:rsid w:val="00451C36"/>
    <w:rsid w:val="00461186"/>
    <w:rsid w:val="00466CC7"/>
    <w:rsid w:val="00473E83"/>
    <w:rsid w:val="0048284E"/>
    <w:rsid w:val="004829EC"/>
    <w:rsid w:val="00484759"/>
    <w:rsid w:val="004B42AC"/>
    <w:rsid w:val="004C7307"/>
    <w:rsid w:val="004E04D0"/>
    <w:rsid w:val="004F0AC7"/>
    <w:rsid w:val="004F3367"/>
    <w:rsid w:val="00500289"/>
    <w:rsid w:val="0050470B"/>
    <w:rsid w:val="00506DF0"/>
    <w:rsid w:val="00545653"/>
    <w:rsid w:val="00547A2F"/>
    <w:rsid w:val="005557C0"/>
    <w:rsid w:val="00557827"/>
    <w:rsid w:val="00557901"/>
    <w:rsid w:val="005674CB"/>
    <w:rsid w:val="00586905"/>
    <w:rsid w:val="005A5F28"/>
    <w:rsid w:val="005A6227"/>
    <w:rsid w:val="005D6B7B"/>
    <w:rsid w:val="005F5FEB"/>
    <w:rsid w:val="006070D7"/>
    <w:rsid w:val="00614C40"/>
    <w:rsid w:val="006160DF"/>
    <w:rsid w:val="00625407"/>
    <w:rsid w:val="00625920"/>
    <w:rsid w:val="00640C7F"/>
    <w:rsid w:val="0064665B"/>
    <w:rsid w:val="00651DCE"/>
    <w:rsid w:val="006621CE"/>
    <w:rsid w:val="006875AF"/>
    <w:rsid w:val="00695BD5"/>
    <w:rsid w:val="006A622A"/>
    <w:rsid w:val="006B2327"/>
    <w:rsid w:val="006B77EE"/>
    <w:rsid w:val="006D5218"/>
    <w:rsid w:val="006D6D15"/>
    <w:rsid w:val="006F19E0"/>
    <w:rsid w:val="006F4A39"/>
    <w:rsid w:val="006F6D9A"/>
    <w:rsid w:val="007347F0"/>
    <w:rsid w:val="0074586F"/>
    <w:rsid w:val="00745ACE"/>
    <w:rsid w:val="0075485F"/>
    <w:rsid w:val="00761ACD"/>
    <w:rsid w:val="0076331A"/>
    <w:rsid w:val="00776A9A"/>
    <w:rsid w:val="00786929"/>
    <w:rsid w:val="007B6B80"/>
    <w:rsid w:val="007C59F4"/>
    <w:rsid w:val="007D7D96"/>
    <w:rsid w:val="007D7F3D"/>
    <w:rsid w:val="007E24F0"/>
    <w:rsid w:val="007E55B6"/>
    <w:rsid w:val="007F047D"/>
    <w:rsid w:val="0080789F"/>
    <w:rsid w:val="008101FA"/>
    <w:rsid w:val="00813216"/>
    <w:rsid w:val="00816CD2"/>
    <w:rsid w:val="008227F7"/>
    <w:rsid w:val="00824902"/>
    <w:rsid w:val="0083113E"/>
    <w:rsid w:val="00832D22"/>
    <w:rsid w:val="00836470"/>
    <w:rsid w:val="00841CF3"/>
    <w:rsid w:val="00844AA2"/>
    <w:rsid w:val="008564F3"/>
    <w:rsid w:val="0086439B"/>
    <w:rsid w:val="00865DC5"/>
    <w:rsid w:val="0086773F"/>
    <w:rsid w:val="00871F9A"/>
    <w:rsid w:val="00881C9D"/>
    <w:rsid w:val="008935D9"/>
    <w:rsid w:val="008A07C0"/>
    <w:rsid w:val="008B6307"/>
    <w:rsid w:val="008D2166"/>
    <w:rsid w:val="008E123A"/>
    <w:rsid w:val="008F62AF"/>
    <w:rsid w:val="009037AF"/>
    <w:rsid w:val="00904426"/>
    <w:rsid w:val="009079B6"/>
    <w:rsid w:val="00924A33"/>
    <w:rsid w:val="00935640"/>
    <w:rsid w:val="00940575"/>
    <w:rsid w:val="009420D1"/>
    <w:rsid w:val="009523EB"/>
    <w:rsid w:val="00955435"/>
    <w:rsid w:val="0097151A"/>
    <w:rsid w:val="00974DF1"/>
    <w:rsid w:val="0098204B"/>
    <w:rsid w:val="00996166"/>
    <w:rsid w:val="009A452A"/>
    <w:rsid w:val="009B0868"/>
    <w:rsid w:val="009B4BCC"/>
    <w:rsid w:val="009B605A"/>
    <w:rsid w:val="009B6225"/>
    <w:rsid w:val="009B6963"/>
    <w:rsid w:val="009D5D2A"/>
    <w:rsid w:val="009E6466"/>
    <w:rsid w:val="009E6BF3"/>
    <w:rsid w:val="00A00BCE"/>
    <w:rsid w:val="00A0342D"/>
    <w:rsid w:val="00A0440C"/>
    <w:rsid w:val="00A1463D"/>
    <w:rsid w:val="00A17090"/>
    <w:rsid w:val="00A3279D"/>
    <w:rsid w:val="00A36010"/>
    <w:rsid w:val="00A42ABD"/>
    <w:rsid w:val="00A51F45"/>
    <w:rsid w:val="00A772EF"/>
    <w:rsid w:val="00A775B1"/>
    <w:rsid w:val="00A81B1D"/>
    <w:rsid w:val="00A91528"/>
    <w:rsid w:val="00A95E4E"/>
    <w:rsid w:val="00AA3494"/>
    <w:rsid w:val="00AA4351"/>
    <w:rsid w:val="00AC0F94"/>
    <w:rsid w:val="00AC3AC1"/>
    <w:rsid w:val="00AC41BC"/>
    <w:rsid w:val="00AD0EA4"/>
    <w:rsid w:val="00AE1337"/>
    <w:rsid w:val="00AE5465"/>
    <w:rsid w:val="00AF51D4"/>
    <w:rsid w:val="00B0100E"/>
    <w:rsid w:val="00B15996"/>
    <w:rsid w:val="00B35567"/>
    <w:rsid w:val="00B60861"/>
    <w:rsid w:val="00B6138D"/>
    <w:rsid w:val="00B64A3E"/>
    <w:rsid w:val="00B64D11"/>
    <w:rsid w:val="00B8034B"/>
    <w:rsid w:val="00B8283C"/>
    <w:rsid w:val="00BB0248"/>
    <w:rsid w:val="00BB1548"/>
    <w:rsid w:val="00BB17A3"/>
    <w:rsid w:val="00BB25EC"/>
    <w:rsid w:val="00BB4631"/>
    <w:rsid w:val="00BB557C"/>
    <w:rsid w:val="00BB5BE2"/>
    <w:rsid w:val="00BB5FA7"/>
    <w:rsid w:val="00BD2D78"/>
    <w:rsid w:val="00BE5860"/>
    <w:rsid w:val="00BF3F59"/>
    <w:rsid w:val="00C12B0B"/>
    <w:rsid w:val="00C16055"/>
    <w:rsid w:val="00C26AF1"/>
    <w:rsid w:val="00C277CB"/>
    <w:rsid w:val="00C32332"/>
    <w:rsid w:val="00C40558"/>
    <w:rsid w:val="00C466D5"/>
    <w:rsid w:val="00C60DE6"/>
    <w:rsid w:val="00C62CA5"/>
    <w:rsid w:val="00C84459"/>
    <w:rsid w:val="00C8695E"/>
    <w:rsid w:val="00CA2631"/>
    <w:rsid w:val="00CF1A81"/>
    <w:rsid w:val="00D0103E"/>
    <w:rsid w:val="00D028AB"/>
    <w:rsid w:val="00D06F49"/>
    <w:rsid w:val="00D22EE4"/>
    <w:rsid w:val="00D46016"/>
    <w:rsid w:val="00D86B8D"/>
    <w:rsid w:val="00D903D6"/>
    <w:rsid w:val="00DB1151"/>
    <w:rsid w:val="00DB3DF7"/>
    <w:rsid w:val="00DC021B"/>
    <w:rsid w:val="00DC30E4"/>
    <w:rsid w:val="00DC5F4E"/>
    <w:rsid w:val="00DD0A9C"/>
    <w:rsid w:val="00DE0618"/>
    <w:rsid w:val="00DF2F98"/>
    <w:rsid w:val="00E36AA9"/>
    <w:rsid w:val="00E51DF3"/>
    <w:rsid w:val="00E533E3"/>
    <w:rsid w:val="00E57615"/>
    <w:rsid w:val="00E62635"/>
    <w:rsid w:val="00E6777C"/>
    <w:rsid w:val="00E718BD"/>
    <w:rsid w:val="00E76598"/>
    <w:rsid w:val="00E81FCC"/>
    <w:rsid w:val="00E83B08"/>
    <w:rsid w:val="00E94225"/>
    <w:rsid w:val="00EB50DC"/>
    <w:rsid w:val="00EC4066"/>
    <w:rsid w:val="00ED0B2F"/>
    <w:rsid w:val="00ED3F1B"/>
    <w:rsid w:val="00ED6052"/>
    <w:rsid w:val="00EE04D2"/>
    <w:rsid w:val="00EE357D"/>
    <w:rsid w:val="00F034E8"/>
    <w:rsid w:val="00F0463A"/>
    <w:rsid w:val="00F2126D"/>
    <w:rsid w:val="00F2631F"/>
    <w:rsid w:val="00F3765C"/>
    <w:rsid w:val="00F42852"/>
    <w:rsid w:val="00F5058F"/>
    <w:rsid w:val="00F5556B"/>
    <w:rsid w:val="00F72AE3"/>
    <w:rsid w:val="00F834FF"/>
    <w:rsid w:val="00FA1757"/>
    <w:rsid w:val="00FB6D1B"/>
    <w:rsid w:val="00FC01F5"/>
    <w:rsid w:val="00FC3C02"/>
    <w:rsid w:val="00FD07D0"/>
    <w:rsid w:val="00FD5587"/>
    <w:rsid w:val="00FF3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F18325C"/>
  <w15:docId w15:val="{86234DE5-0DCB-BE40-B212-C08020AB4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57827"/>
    <w:pPr>
      <w:spacing w:line="240" w:lineRule="auto"/>
    </w:pPr>
    <w:rPr>
      <w:sz w:val="18"/>
      <w:szCs w:val="18"/>
    </w:rPr>
  </w:style>
  <w:style w:type="character" w:customStyle="1" w:styleId="BalloonTextChar">
    <w:name w:val="Balloon Text Char"/>
    <w:basedOn w:val="DefaultParagraphFont"/>
    <w:link w:val="BalloonText"/>
    <w:uiPriority w:val="99"/>
    <w:semiHidden/>
    <w:rsid w:val="00557827"/>
    <w:rPr>
      <w:sz w:val="18"/>
      <w:szCs w:val="18"/>
    </w:rPr>
  </w:style>
  <w:style w:type="paragraph" w:styleId="Header">
    <w:name w:val="header"/>
    <w:basedOn w:val="Normal"/>
    <w:link w:val="HeaderChar"/>
    <w:uiPriority w:val="99"/>
    <w:unhideWhenUsed/>
    <w:rsid w:val="0041044D"/>
    <w:pPr>
      <w:tabs>
        <w:tab w:val="center" w:pos="4680"/>
        <w:tab w:val="right" w:pos="9360"/>
      </w:tabs>
      <w:spacing w:line="240" w:lineRule="auto"/>
    </w:pPr>
  </w:style>
  <w:style w:type="character" w:customStyle="1" w:styleId="HeaderChar">
    <w:name w:val="Header Char"/>
    <w:basedOn w:val="DefaultParagraphFont"/>
    <w:link w:val="Header"/>
    <w:uiPriority w:val="99"/>
    <w:rsid w:val="0041044D"/>
  </w:style>
  <w:style w:type="paragraph" w:styleId="Footer">
    <w:name w:val="footer"/>
    <w:basedOn w:val="Normal"/>
    <w:link w:val="FooterChar"/>
    <w:uiPriority w:val="99"/>
    <w:unhideWhenUsed/>
    <w:rsid w:val="0041044D"/>
    <w:pPr>
      <w:tabs>
        <w:tab w:val="center" w:pos="4680"/>
        <w:tab w:val="right" w:pos="9360"/>
      </w:tabs>
      <w:spacing w:line="240" w:lineRule="auto"/>
    </w:pPr>
  </w:style>
  <w:style w:type="character" w:customStyle="1" w:styleId="FooterChar">
    <w:name w:val="Footer Char"/>
    <w:basedOn w:val="DefaultParagraphFont"/>
    <w:link w:val="Footer"/>
    <w:uiPriority w:val="99"/>
    <w:rsid w:val="0041044D"/>
  </w:style>
  <w:style w:type="character" w:styleId="Hyperlink">
    <w:name w:val="Hyperlink"/>
    <w:basedOn w:val="DefaultParagraphFont"/>
    <w:uiPriority w:val="99"/>
    <w:unhideWhenUsed/>
    <w:rsid w:val="0041044D"/>
    <w:rPr>
      <w:color w:val="0000FF" w:themeColor="hyperlink"/>
      <w:u w:val="single"/>
    </w:rPr>
  </w:style>
  <w:style w:type="character" w:styleId="UnresolvedMention">
    <w:name w:val="Unresolved Mention"/>
    <w:basedOn w:val="DefaultParagraphFont"/>
    <w:uiPriority w:val="99"/>
    <w:semiHidden/>
    <w:unhideWhenUsed/>
    <w:rsid w:val="0041044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C0F94"/>
    <w:rPr>
      <w:b/>
      <w:bCs/>
    </w:rPr>
  </w:style>
  <w:style w:type="character" w:customStyle="1" w:styleId="CommentSubjectChar">
    <w:name w:val="Comment Subject Char"/>
    <w:basedOn w:val="CommentTextChar"/>
    <w:link w:val="CommentSubject"/>
    <w:uiPriority w:val="99"/>
    <w:semiHidden/>
    <w:rsid w:val="00AC0F94"/>
    <w:rPr>
      <w:b/>
      <w:bCs/>
      <w:sz w:val="20"/>
      <w:szCs w:val="20"/>
    </w:rPr>
  </w:style>
  <w:style w:type="paragraph" w:styleId="Revision">
    <w:name w:val="Revision"/>
    <w:hidden/>
    <w:uiPriority w:val="99"/>
    <w:semiHidden/>
    <w:rsid w:val="00A42ABD"/>
    <w:pPr>
      <w:spacing w:line="240" w:lineRule="auto"/>
    </w:pPr>
  </w:style>
  <w:style w:type="paragraph" w:styleId="Caption">
    <w:name w:val="caption"/>
    <w:basedOn w:val="Normal"/>
    <w:next w:val="Normal"/>
    <w:uiPriority w:val="35"/>
    <w:unhideWhenUsed/>
    <w:qFormat/>
    <w:rsid w:val="00745ACE"/>
    <w:pPr>
      <w:spacing w:after="200" w:line="240" w:lineRule="auto"/>
    </w:pPr>
    <w:rPr>
      <w:i/>
      <w:iCs/>
      <w:color w:val="1F497D" w:themeColor="text2"/>
      <w:sz w:val="18"/>
      <w:szCs w:val="18"/>
    </w:rPr>
  </w:style>
  <w:style w:type="table" w:styleId="TableGrid">
    <w:name w:val="Table Grid"/>
    <w:basedOn w:val="TableNormal"/>
    <w:uiPriority w:val="39"/>
    <w:rsid w:val="009B08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BB5BE2"/>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BF3F59"/>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BF3F59"/>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BF3F59"/>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
    <w:name w:val="Grid Table 2"/>
    <w:basedOn w:val="TableNormal"/>
    <w:uiPriority w:val="47"/>
    <w:rsid w:val="00BF3F59"/>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BF3F5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16CD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61141">
      <w:bodyDiv w:val="1"/>
      <w:marLeft w:val="0"/>
      <w:marRight w:val="0"/>
      <w:marTop w:val="0"/>
      <w:marBottom w:val="0"/>
      <w:divBdr>
        <w:top w:val="none" w:sz="0" w:space="0" w:color="auto"/>
        <w:left w:val="none" w:sz="0" w:space="0" w:color="auto"/>
        <w:bottom w:val="none" w:sz="0" w:space="0" w:color="auto"/>
        <w:right w:val="none" w:sz="0" w:space="0" w:color="auto"/>
      </w:divBdr>
    </w:div>
    <w:div w:id="606471783">
      <w:bodyDiv w:val="1"/>
      <w:marLeft w:val="0"/>
      <w:marRight w:val="0"/>
      <w:marTop w:val="0"/>
      <w:marBottom w:val="0"/>
      <w:divBdr>
        <w:top w:val="none" w:sz="0" w:space="0" w:color="auto"/>
        <w:left w:val="none" w:sz="0" w:space="0" w:color="auto"/>
        <w:bottom w:val="none" w:sz="0" w:space="0" w:color="auto"/>
        <w:right w:val="none" w:sz="0" w:space="0" w:color="auto"/>
      </w:divBdr>
    </w:div>
    <w:div w:id="628126667">
      <w:bodyDiv w:val="1"/>
      <w:marLeft w:val="0"/>
      <w:marRight w:val="0"/>
      <w:marTop w:val="0"/>
      <w:marBottom w:val="0"/>
      <w:divBdr>
        <w:top w:val="none" w:sz="0" w:space="0" w:color="auto"/>
        <w:left w:val="none" w:sz="0" w:space="0" w:color="auto"/>
        <w:bottom w:val="none" w:sz="0" w:space="0" w:color="auto"/>
        <w:right w:val="none" w:sz="0" w:space="0" w:color="auto"/>
      </w:divBdr>
    </w:div>
    <w:div w:id="768819141">
      <w:bodyDiv w:val="1"/>
      <w:marLeft w:val="0"/>
      <w:marRight w:val="0"/>
      <w:marTop w:val="0"/>
      <w:marBottom w:val="0"/>
      <w:divBdr>
        <w:top w:val="none" w:sz="0" w:space="0" w:color="auto"/>
        <w:left w:val="none" w:sz="0" w:space="0" w:color="auto"/>
        <w:bottom w:val="none" w:sz="0" w:space="0" w:color="auto"/>
        <w:right w:val="none" w:sz="0" w:space="0" w:color="auto"/>
      </w:divBdr>
    </w:div>
    <w:div w:id="838084053">
      <w:bodyDiv w:val="1"/>
      <w:marLeft w:val="0"/>
      <w:marRight w:val="0"/>
      <w:marTop w:val="0"/>
      <w:marBottom w:val="0"/>
      <w:divBdr>
        <w:top w:val="none" w:sz="0" w:space="0" w:color="auto"/>
        <w:left w:val="none" w:sz="0" w:space="0" w:color="auto"/>
        <w:bottom w:val="none" w:sz="0" w:space="0" w:color="auto"/>
        <w:right w:val="none" w:sz="0" w:space="0" w:color="auto"/>
      </w:divBdr>
    </w:div>
    <w:div w:id="878397727">
      <w:bodyDiv w:val="1"/>
      <w:marLeft w:val="0"/>
      <w:marRight w:val="0"/>
      <w:marTop w:val="0"/>
      <w:marBottom w:val="0"/>
      <w:divBdr>
        <w:top w:val="none" w:sz="0" w:space="0" w:color="auto"/>
        <w:left w:val="none" w:sz="0" w:space="0" w:color="auto"/>
        <w:bottom w:val="none" w:sz="0" w:space="0" w:color="auto"/>
        <w:right w:val="none" w:sz="0" w:space="0" w:color="auto"/>
      </w:divBdr>
    </w:div>
    <w:div w:id="967008771">
      <w:bodyDiv w:val="1"/>
      <w:marLeft w:val="0"/>
      <w:marRight w:val="0"/>
      <w:marTop w:val="0"/>
      <w:marBottom w:val="0"/>
      <w:divBdr>
        <w:top w:val="none" w:sz="0" w:space="0" w:color="auto"/>
        <w:left w:val="none" w:sz="0" w:space="0" w:color="auto"/>
        <w:bottom w:val="none" w:sz="0" w:space="0" w:color="auto"/>
        <w:right w:val="none" w:sz="0" w:space="0" w:color="auto"/>
      </w:divBdr>
    </w:div>
    <w:div w:id="1081878353">
      <w:bodyDiv w:val="1"/>
      <w:marLeft w:val="0"/>
      <w:marRight w:val="0"/>
      <w:marTop w:val="0"/>
      <w:marBottom w:val="0"/>
      <w:divBdr>
        <w:top w:val="none" w:sz="0" w:space="0" w:color="auto"/>
        <w:left w:val="none" w:sz="0" w:space="0" w:color="auto"/>
        <w:bottom w:val="none" w:sz="0" w:space="0" w:color="auto"/>
        <w:right w:val="none" w:sz="0" w:space="0" w:color="auto"/>
      </w:divBdr>
    </w:div>
    <w:div w:id="1089274272">
      <w:bodyDiv w:val="1"/>
      <w:marLeft w:val="0"/>
      <w:marRight w:val="0"/>
      <w:marTop w:val="0"/>
      <w:marBottom w:val="0"/>
      <w:divBdr>
        <w:top w:val="none" w:sz="0" w:space="0" w:color="auto"/>
        <w:left w:val="none" w:sz="0" w:space="0" w:color="auto"/>
        <w:bottom w:val="none" w:sz="0" w:space="0" w:color="auto"/>
        <w:right w:val="none" w:sz="0" w:space="0" w:color="auto"/>
      </w:divBdr>
    </w:div>
    <w:div w:id="1183520943">
      <w:bodyDiv w:val="1"/>
      <w:marLeft w:val="0"/>
      <w:marRight w:val="0"/>
      <w:marTop w:val="0"/>
      <w:marBottom w:val="0"/>
      <w:divBdr>
        <w:top w:val="none" w:sz="0" w:space="0" w:color="auto"/>
        <w:left w:val="none" w:sz="0" w:space="0" w:color="auto"/>
        <w:bottom w:val="none" w:sz="0" w:space="0" w:color="auto"/>
        <w:right w:val="none" w:sz="0" w:space="0" w:color="auto"/>
      </w:divBdr>
    </w:div>
    <w:div w:id="1358846496">
      <w:bodyDiv w:val="1"/>
      <w:marLeft w:val="0"/>
      <w:marRight w:val="0"/>
      <w:marTop w:val="0"/>
      <w:marBottom w:val="0"/>
      <w:divBdr>
        <w:top w:val="none" w:sz="0" w:space="0" w:color="auto"/>
        <w:left w:val="none" w:sz="0" w:space="0" w:color="auto"/>
        <w:bottom w:val="none" w:sz="0" w:space="0" w:color="auto"/>
        <w:right w:val="none" w:sz="0" w:space="0" w:color="auto"/>
      </w:divBdr>
    </w:div>
    <w:div w:id="1543591190">
      <w:bodyDiv w:val="1"/>
      <w:marLeft w:val="0"/>
      <w:marRight w:val="0"/>
      <w:marTop w:val="0"/>
      <w:marBottom w:val="0"/>
      <w:divBdr>
        <w:top w:val="none" w:sz="0" w:space="0" w:color="auto"/>
        <w:left w:val="none" w:sz="0" w:space="0" w:color="auto"/>
        <w:bottom w:val="none" w:sz="0" w:space="0" w:color="auto"/>
        <w:right w:val="none" w:sz="0" w:space="0" w:color="auto"/>
      </w:divBdr>
    </w:div>
    <w:div w:id="1707632248">
      <w:bodyDiv w:val="1"/>
      <w:marLeft w:val="0"/>
      <w:marRight w:val="0"/>
      <w:marTop w:val="0"/>
      <w:marBottom w:val="0"/>
      <w:divBdr>
        <w:top w:val="none" w:sz="0" w:space="0" w:color="auto"/>
        <w:left w:val="none" w:sz="0" w:space="0" w:color="auto"/>
        <w:bottom w:val="none" w:sz="0" w:space="0" w:color="auto"/>
        <w:right w:val="none" w:sz="0" w:space="0" w:color="auto"/>
      </w:divBdr>
    </w:div>
    <w:div w:id="1856309328">
      <w:bodyDiv w:val="1"/>
      <w:marLeft w:val="0"/>
      <w:marRight w:val="0"/>
      <w:marTop w:val="0"/>
      <w:marBottom w:val="0"/>
      <w:divBdr>
        <w:top w:val="none" w:sz="0" w:space="0" w:color="auto"/>
        <w:left w:val="none" w:sz="0" w:space="0" w:color="auto"/>
        <w:bottom w:val="none" w:sz="0" w:space="0" w:color="auto"/>
        <w:right w:val="none" w:sz="0" w:space="0" w:color="auto"/>
      </w:divBdr>
    </w:div>
    <w:div w:id="1960523951">
      <w:bodyDiv w:val="1"/>
      <w:marLeft w:val="0"/>
      <w:marRight w:val="0"/>
      <w:marTop w:val="0"/>
      <w:marBottom w:val="0"/>
      <w:divBdr>
        <w:top w:val="none" w:sz="0" w:space="0" w:color="auto"/>
        <w:left w:val="none" w:sz="0" w:space="0" w:color="auto"/>
        <w:bottom w:val="none" w:sz="0" w:space="0" w:color="auto"/>
        <w:right w:val="none" w:sz="0" w:space="0" w:color="auto"/>
      </w:divBdr>
    </w:div>
    <w:div w:id="2054428415">
      <w:bodyDiv w:val="1"/>
      <w:marLeft w:val="0"/>
      <w:marRight w:val="0"/>
      <w:marTop w:val="0"/>
      <w:marBottom w:val="0"/>
      <w:divBdr>
        <w:top w:val="none" w:sz="0" w:space="0" w:color="auto"/>
        <w:left w:val="none" w:sz="0" w:space="0" w:color="auto"/>
        <w:bottom w:val="none" w:sz="0" w:space="0" w:color="auto"/>
        <w:right w:val="none" w:sz="0" w:space="0" w:color="auto"/>
      </w:divBdr>
    </w:div>
    <w:div w:id="2055811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docs.google.com/document/d/1yB_fD2HUb9X2uJmQeTKQJeNM4XPfx6p5eP8OStx4T7U/edit" TargetMode="External"/><Relationship Id="rId3" Type="http://schemas.openxmlformats.org/officeDocument/2006/relationships/hyperlink" Target="http://paperpile.com/b/yiQf22/2sy2" TargetMode="External"/><Relationship Id="rId7" Type="http://schemas.openxmlformats.org/officeDocument/2006/relationships/hyperlink" Target="http://paperpile.com/b/yiQf22/nIcX" TargetMode="External"/><Relationship Id="rId2" Type="http://schemas.openxmlformats.org/officeDocument/2006/relationships/hyperlink" Target="http://dx.doi.org/10.21203/rs.3.rs-1555992/v1" TargetMode="External"/><Relationship Id="rId1" Type="http://schemas.openxmlformats.org/officeDocument/2006/relationships/hyperlink" Target="http://paperpile.com/b/yiQf22/2sy2" TargetMode="External"/><Relationship Id="rId6" Type="http://schemas.openxmlformats.org/officeDocument/2006/relationships/hyperlink" Target="http://paperpile.com/b/yiQf22/k5YX" TargetMode="External"/><Relationship Id="rId5" Type="http://schemas.openxmlformats.org/officeDocument/2006/relationships/hyperlink" Target="http://paperpile.com/b/yiQf22/k5YX" TargetMode="External"/><Relationship Id="rId10" Type="http://schemas.openxmlformats.org/officeDocument/2006/relationships/hyperlink" Target="https://doi.org/10.1101/2021.11.21.469467" TargetMode="External"/><Relationship Id="rId4" Type="http://schemas.openxmlformats.org/officeDocument/2006/relationships/hyperlink" Target="http://paperpile.com/b/yiQf22/k5YX" TargetMode="External"/><Relationship Id="rId9" Type="http://schemas.openxmlformats.org/officeDocument/2006/relationships/hyperlink" Target="https://docs.google.com/presentation/d/12C529wc_5IkUtTrHDu8i4HF4flPu-olwamsy4vmp9R0/edi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dbhattac@rutgers.edu"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cell.com/current-biology/authors" TargetMode="External"/><Relationship Id="rId12" Type="http://schemas.microsoft.com/office/2018/08/relationships/commentsExtensible" Target="commentsExtensible.xml"/><Relationship Id="rId17" Type="http://schemas.openxmlformats.org/officeDocument/2006/relationships/oleObject" Target="file:////Users/erinchille/Documents/Rutgers/DBlab/repos.nosync/Genotype_dominates_transcriptomic_response_Pacu/Manuscript/2301215_Chille_Erin_DGE_tables.xlsx!TableSX_Pacu_Kruskal-Wallis!R3C13:R17C21" TargetMode="Externa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3.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17102</Words>
  <Characters>96460</Characters>
  <Application>Microsoft Office Word</Application>
  <DocSecurity>0</DocSecurity>
  <Lines>1692</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Erin Chille</cp:lastModifiedBy>
  <cp:revision>2</cp:revision>
  <dcterms:created xsi:type="dcterms:W3CDTF">2023-03-09T15:05:00Z</dcterms:created>
  <dcterms:modified xsi:type="dcterms:W3CDTF">2023-03-09T15:05:00Z</dcterms:modified>
</cp:coreProperties>
</file>